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C661" w14:textId="77777777" w:rsidR="006A5379" w:rsidRDefault="00000000">
      <w:pPr>
        <w:spacing w:before="800"/>
        <w:jc w:val="center"/>
      </w:pPr>
      <w:r>
        <w:rPr>
          <w:b/>
          <w:bCs/>
          <w:color w:val="1F3864"/>
          <w:sz w:val="52"/>
          <w:szCs w:val="52"/>
        </w:rPr>
        <w:t>TECHNICAL SPECIFICATION &amp;</w:t>
      </w:r>
    </w:p>
    <w:p w14:paraId="43213DE5" w14:textId="77777777" w:rsidR="006A5379" w:rsidRDefault="00000000">
      <w:pPr>
        <w:jc w:val="center"/>
      </w:pPr>
      <w:r>
        <w:rPr>
          <w:b/>
          <w:bCs/>
          <w:color w:val="1F3864"/>
          <w:sz w:val="52"/>
          <w:szCs w:val="52"/>
        </w:rPr>
        <w:t>SCOPE AGREEMENT DOCUMENT</w:t>
      </w:r>
    </w:p>
    <w:p w14:paraId="6D505F0B" w14:textId="77777777" w:rsidR="006A5379" w:rsidRDefault="006A5379">
      <w:pPr>
        <w:pBdr>
          <w:bottom w:val="single" w:sz="8" w:space="0" w:color="F4A261"/>
        </w:pBdr>
        <w:spacing w:before="160" w:after="80"/>
        <w:jc w:val="center"/>
      </w:pPr>
    </w:p>
    <w:p w14:paraId="3F5B1591" w14:textId="77777777" w:rsidR="006A5379" w:rsidRDefault="00000000">
      <w:pPr>
        <w:spacing w:before="160"/>
        <w:jc w:val="center"/>
      </w:pPr>
      <w:r>
        <w:rPr>
          <w:b/>
          <w:bCs/>
          <w:color w:val="2E4A7A"/>
          <w:sz w:val="34"/>
          <w:szCs w:val="34"/>
        </w:rPr>
        <w:t>Temporary Manpower Hiring Platform (MVP)</w:t>
      </w:r>
    </w:p>
    <w:p w14:paraId="24573D29" w14:textId="77777777" w:rsidR="006A5379" w:rsidRDefault="00000000">
      <w:pPr>
        <w:spacing w:before="240"/>
        <w:jc w:val="center"/>
      </w:pPr>
      <w:r>
        <w:rPr>
          <w:color w:val="555555"/>
        </w:rPr>
        <w:t>This document defines the complete scope of development, screen-by-screen specifications,</w:t>
      </w:r>
    </w:p>
    <w:p w14:paraId="41D20D6F" w14:textId="77777777" w:rsidR="006A5379" w:rsidRDefault="00000000">
      <w:pPr>
        <w:jc w:val="center"/>
      </w:pPr>
      <w:r>
        <w:rPr>
          <w:color w:val="555555"/>
        </w:rPr>
        <w:t>and terms of engagement. Any change outside this document will incur additional cost and timeline.</w:t>
      </w:r>
    </w:p>
    <w:p w14:paraId="325A365D" w14:textId="77777777" w:rsidR="006A5379" w:rsidRDefault="00000000">
      <w:pPr>
        <w:spacing w:before="560"/>
        <w:jc w:val="center"/>
      </w:pPr>
      <w:r>
        <w:rPr>
          <w:b/>
          <w:bCs/>
          <w:sz w:val="24"/>
          <w:szCs w:val="24"/>
        </w:rPr>
        <w:t>Prepared by:  Kuldeep Pathak</w:t>
      </w:r>
    </w:p>
    <w:p w14:paraId="49E45BDC" w14:textId="77777777" w:rsidR="006A5379" w:rsidRDefault="00000000">
      <w:pPr>
        <w:jc w:val="center"/>
      </w:pPr>
      <w:r>
        <w:rPr>
          <w:color w:val="555555"/>
        </w:rPr>
        <w:t>Date:  05 June 2026</w:t>
      </w:r>
    </w:p>
    <w:p w14:paraId="58A4EB1A" w14:textId="77777777" w:rsidR="006A5379" w:rsidRDefault="00000000">
      <w:pPr>
        <w:jc w:val="center"/>
      </w:pPr>
      <w:r>
        <w:rPr>
          <w:color w:val="555555"/>
        </w:rPr>
        <w:t>Version:  1.0</w:t>
      </w:r>
    </w:p>
    <w:p w14:paraId="49DC18AA" w14:textId="77777777" w:rsidR="006A5379" w:rsidRDefault="00000000">
      <w:r>
        <w:br w:type="page"/>
      </w:r>
    </w:p>
    <w:p w14:paraId="1BAB11E5" w14:textId="77777777" w:rsidR="006A5379" w:rsidRDefault="00000000">
      <w:pPr>
        <w:pStyle w:val="Heading1"/>
      </w:pPr>
      <w:r>
        <w:lastRenderedPageBreak/>
        <w:t>1. Project Overview</w:t>
      </w:r>
    </w:p>
    <w:p w14:paraId="0CDA3365" w14:textId="77777777" w:rsidR="006A5379" w:rsidRDefault="00000000">
      <w:pPr>
        <w:spacing w:before="60" w:after="80"/>
      </w:pPr>
      <w:r>
        <w:t>This document serves as the official Technical Specification and Scope Agreement for the Temporary Manpower Hiring Platform (MVP). It defines every screen, feature, data flow, and technology decision agreed upon before development begins.</w:t>
      </w:r>
    </w:p>
    <w:p w14:paraId="29F25BD2" w14:textId="77777777" w:rsidR="006A5379" w:rsidRDefault="00000000">
      <w:pPr>
        <w:spacing w:before="60" w:after="80"/>
      </w:pPr>
      <w:r>
        <w:t>Once signed by both parties, this document becomes the binding scope reference. Any functionality not explicitly listed here is considered out of scope. Requesting additional functionality will result in a formal Change Request with revised cost and timeline estimates.</w:t>
      </w:r>
    </w:p>
    <w:p w14:paraId="51B94E9F" w14:textId="77777777" w:rsidR="006A5379" w:rsidRDefault="006A5379">
      <w:pPr>
        <w:pBdr>
          <w:bottom w:val="single" w:sz="4" w:space="0" w:color="CCCCCC"/>
        </w:pBdr>
        <w:spacing w:before="160" w:after="160"/>
      </w:pPr>
    </w:p>
    <w:p w14:paraId="4D0A009A" w14:textId="77777777" w:rsidR="006A5379" w:rsidRDefault="00000000">
      <w:pPr>
        <w:pStyle w:val="Heading1"/>
      </w:pPr>
      <w:r>
        <w:t>2. Objectives</w:t>
      </w:r>
    </w:p>
    <w:p w14:paraId="13C601CB" w14:textId="77777777" w:rsidR="006A5379" w:rsidRDefault="00000000">
      <w:pPr>
        <w:pStyle w:val="ListParagraph"/>
        <w:numPr>
          <w:ilvl w:val="0"/>
          <w:numId w:val="2"/>
        </w:numPr>
        <w:spacing w:before="40" w:after="40"/>
      </w:pPr>
      <w:r>
        <w:t>Build a web-based platform connecting Employers and Employees for temporary manpower needs.</w:t>
      </w:r>
    </w:p>
    <w:p w14:paraId="2E3F872A" w14:textId="77777777" w:rsidR="006A5379" w:rsidRDefault="00000000">
      <w:pPr>
        <w:pStyle w:val="ListParagraph"/>
        <w:numPr>
          <w:ilvl w:val="0"/>
          <w:numId w:val="2"/>
        </w:numPr>
        <w:spacing w:before="40" w:after="40"/>
      </w:pPr>
      <w:r>
        <w:t>Allow Employers to post jobs and manage interested Employees.</w:t>
      </w:r>
    </w:p>
    <w:p w14:paraId="5631157F" w14:textId="77777777" w:rsidR="006A5379" w:rsidRDefault="00000000">
      <w:pPr>
        <w:pStyle w:val="ListParagraph"/>
        <w:numPr>
          <w:ilvl w:val="0"/>
          <w:numId w:val="2"/>
        </w:numPr>
        <w:spacing w:before="40" w:after="40"/>
      </w:pPr>
      <w:r>
        <w:t>Allow Employees to browse jobs, express interest, and receive smart matching notifications.</w:t>
      </w:r>
    </w:p>
    <w:p w14:paraId="34128EAA" w14:textId="77777777" w:rsidR="006A5379" w:rsidRDefault="00000000">
      <w:pPr>
        <w:pStyle w:val="ListParagraph"/>
        <w:numPr>
          <w:ilvl w:val="0"/>
          <w:numId w:val="2"/>
        </w:numPr>
        <w:spacing w:before="40" w:after="40"/>
      </w:pPr>
      <w:r>
        <w:t>Send WhatsApp notifications to Employees based on skill match AND location proximity.</w:t>
      </w:r>
    </w:p>
    <w:p w14:paraId="46F7EE51" w14:textId="77777777" w:rsidR="006A5379" w:rsidRDefault="00000000">
      <w:pPr>
        <w:pStyle w:val="ListParagraph"/>
        <w:numPr>
          <w:ilvl w:val="0"/>
          <w:numId w:val="2"/>
        </w:numPr>
        <w:spacing w:before="40" w:after="40"/>
      </w:pPr>
      <w:r>
        <w:t>Introduce App OTP authentication: Employees receive a one-time password via WhatsApp/SMS which they share with the Employer to verify their identity before work begins.</w:t>
      </w:r>
    </w:p>
    <w:p w14:paraId="307E7C1C" w14:textId="77777777" w:rsidR="006A5379" w:rsidRDefault="00000000">
      <w:pPr>
        <w:pStyle w:val="ListParagraph"/>
        <w:numPr>
          <w:ilvl w:val="0"/>
          <w:numId w:val="2"/>
        </w:numPr>
        <w:spacing w:before="40" w:after="40"/>
      </w:pPr>
      <w:r>
        <w:t>Provide an Admin panel to oversee all activity on the platform.</w:t>
      </w:r>
    </w:p>
    <w:p w14:paraId="7F6BFA1C" w14:textId="77777777" w:rsidR="006A5379" w:rsidRDefault="006A5379">
      <w:pPr>
        <w:pBdr>
          <w:bottom w:val="single" w:sz="4" w:space="0" w:color="CCCCCC"/>
        </w:pBdr>
        <w:spacing w:before="160" w:after="160"/>
      </w:pPr>
    </w:p>
    <w:p w14:paraId="6C67105C" w14:textId="77777777" w:rsidR="006A5379" w:rsidRDefault="00000000">
      <w:pPr>
        <w:pStyle w:val="Heading1"/>
      </w:pPr>
      <w:r>
        <w:t>3. Technology Stack</w:t>
      </w:r>
    </w:p>
    <w:p w14:paraId="48EB93EE" w14:textId="77777777" w:rsidR="006A5379" w:rsidRDefault="006A537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A5379" w14:paraId="03087A7C" w14:textId="77777777">
        <w:trPr>
          <w:tblHeader/>
        </w:trPr>
        <w:tc>
          <w:tcPr>
            <w:tcW w:w="2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1096EAB4" w14:textId="77777777" w:rsidR="006A5379" w:rsidRDefault="00000000">
            <w:r>
              <w:rPr>
                <w:b/>
                <w:bCs/>
                <w:color w:val="FFFFFF"/>
                <w:sz w:val="20"/>
                <w:szCs w:val="20"/>
              </w:rPr>
              <w:t>Layer</w:t>
            </w:r>
          </w:p>
        </w:tc>
        <w:tc>
          <w:tcPr>
            <w:tcW w:w="3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08B6BBAF" w14:textId="77777777" w:rsidR="006A5379" w:rsidRDefault="00000000">
            <w:r>
              <w:rPr>
                <w:b/>
                <w:bCs/>
                <w:color w:val="FFFFFF"/>
                <w:sz w:val="20"/>
                <w:szCs w:val="20"/>
              </w:rPr>
              <w:t>Technology</w:t>
            </w:r>
          </w:p>
        </w:tc>
        <w:tc>
          <w:tcPr>
            <w:tcW w:w="39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654AD634" w14:textId="77777777" w:rsidR="006A5379" w:rsidRDefault="00000000">
            <w:r>
              <w:rPr>
                <w:b/>
                <w:bCs/>
                <w:color w:val="FFFFFF"/>
                <w:sz w:val="20"/>
                <w:szCs w:val="20"/>
              </w:rPr>
              <w:t>Purpose</w:t>
            </w:r>
          </w:p>
        </w:tc>
      </w:tr>
      <w:tr w:rsidR="006A5379" w14:paraId="6F662E8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74FA89B" w14:textId="77777777" w:rsidR="006A5379"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604400A" w14:textId="77777777" w:rsidR="006A5379" w:rsidRDefault="00000000">
            <w:r>
              <w:rPr>
                <w:sz w:val="20"/>
                <w:szCs w:val="20"/>
              </w:rPr>
              <w:t>React.js</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C19A89C" w14:textId="77777777" w:rsidR="006A5379" w:rsidRDefault="00000000">
            <w:r>
              <w:rPr>
                <w:sz w:val="20"/>
                <w:szCs w:val="20"/>
              </w:rPr>
              <w:t>User interface for all portals</w:t>
            </w:r>
          </w:p>
        </w:tc>
      </w:tr>
      <w:tr w:rsidR="006A5379" w14:paraId="15F91B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12EFCB" w14:textId="77777777" w:rsidR="006A5379" w:rsidRDefault="00000000">
            <w:r>
              <w:rPr>
                <w:sz w:val="20"/>
                <w:szCs w:val="20"/>
              </w:rPr>
              <w:t>Backend /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860BFE" w14:textId="77777777" w:rsidR="006A5379" w:rsidRDefault="00000000">
            <w:r>
              <w:rPr>
                <w:sz w:val="20"/>
                <w:szCs w:val="20"/>
              </w:rPr>
              <w:t>ASP.NET Core Web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C8719E3" w14:textId="77777777" w:rsidR="006A5379" w:rsidRDefault="00000000">
            <w:r>
              <w:rPr>
                <w:sz w:val="20"/>
                <w:szCs w:val="20"/>
              </w:rPr>
              <w:t>Business logic, REST endpoints</w:t>
            </w:r>
          </w:p>
        </w:tc>
      </w:tr>
      <w:tr w:rsidR="006A5379" w14:paraId="64C333E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10940449" w14:textId="77777777" w:rsidR="006A5379" w:rsidRDefault="00000000">
            <w:r>
              <w:rPr>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197518D2" w14:textId="77777777" w:rsidR="006A5379" w:rsidRDefault="00000000">
            <w:r>
              <w:rPr>
                <w:sz w:val="20"/>
                <w:szCs w:val="20"/>
              </w:rPr>
              <w:t>SQL Server</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C4601E3" w14:textId="77777777" w:rsidR="006A5379" w:rsidRDefault="00000000">
            <w:r>
              <w:rPr>
                <w:sz w:val="20"/>
                <w:szCs w:val="20"/>
              </w:rPr>
              <w:t>All data storage</w:t>
            </w:r>
          </w:p>
        </w:tc>
      </w:tr>
      <w:tr w:rsidR="006A5379" w14:paraId="4120D1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AA5DD0" w14:textId="77777777" w:rsidR="006A5379" w:rsidRDefault="00000000">
            <w:r>
              <w:rPr>
                <w:sz w:val="20"/>
                <w:szCs w:val="20"/>
              </w:rPr>
              <w:t>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DDBFF1" w14:textId="77777777" w:rsidR="006A5379" w:rsidRDefault="00000000">
            <w:r>
              <w:rPr>
                <w:sz w:val="20"/>
                <w:szCs w:val="20"/>
              </w:rPr>
              <w:t>WhatsApp Cloud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19500D" w14:textId="77777777" w:rsidR="006A5379" w:rsidRDefault="00000000">
            <w:r>
              <w:rPr>
                <w:sz w:val="20"/>
                <w:szCs w:val="20"/>
              </w:rPr>
              <w:t>Job alerts, OTP delivery</w:t>
            </w:r>
          </w:p>
        </w:tc>
      </w:tr>
      <w:tr w:rsidR="006A5379" w14:paraId="2B0E0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31F447B" w14:textId="77777777" w:rsidR="006A5379" w:rsidRDefault="00000000">
            <w:r>
              <w:rPr>
                <w:sz w:val="20"/>
                <w:szCs w:val="20"/>
              </w:rPr>
              <w:t>OTP (Fallback)</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192E393" w14:textId="77777777" w:rsidR="006A5379" w:rsidRDefault="00000000">
            <w:r>
              <w:rPr>
                <w:sz w:val="20"/>
                <w:szCs w:val="20"/>
              </w:rPr>
              <w:t>SMS Gateway (e.g., Twilio / Fast2SMS)</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B313D6A" w14:textId="77777777" w:rsidR="006A5379" w:rsidRDefault="00000000">
            <w:r>
              <w:rPr>
                <w:sz w:val="20"/>
                <w:szCs w:val="20"/>
              </w:rPr>
              <w:t>OTP delivery if WhatsApp fails</w:t>
            </w:r>
          </w:p>
        </w:tc>
      </w:tr>
      <w:tr w:rsidR="006A5379" w14:paraId="1BE2DD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382923C" w14:textId="77777777" w:rsidR="006A5379" w:rsidRDefault="00000000">
            <w:r>
              <w:rPr>
                <w:sz w:val="20"/>
                <w:szCs w:val="20"/>
              </w:rPr>
              <w:t>Hosting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330E84E" w14:textId="77777777" w:rsidR="006A5379" w:rsidRDefault="00000000">
            <w:r>
              <w:rPr>
                <w:sz w:val="20"/>
                <w:szCs w:val="20"/>
              </w:rPr>
              <w:t>Azure / AWS (Cloud)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64CD061" w14:textId="77777777" w:rsidR="006A5379" w:rsidRDefault="00000000">
            <w:r>
              <w:rPr>
                <w:sz w:val="20"/>
                <w:szCs w:val="20"/>
              </w:rPr>
              <w:t>Production deployment</w:t>
            </w:r>
          </w:p>
        </w:tc>
      </w:tr>
      <w:tr w:rsidR="006A5379" w14:paraId="6AD34EE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949DDD4" w14:textId="77777777" w:rsidR="006A5379" w:rsidRDefault="00000000">
            <w:r>
              <w:rPr>
                <w:sz w:val="20"/>
                <w:szCs w:val="20"/>
              </w:rPr>
              <w:t>Authentication</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1CFF99D" w14:textId="77777777" w:rsidR="006A5379" w:rsidRDefault="00000000">
            <w:r>
              <w:rPr>
                <w:sz w:val="20"/>
                <w:szCs w:val="20"/>
              </w:rPr>
              <w:t>JWT Tokens</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2A7CF95" w14:textId="77777777" w:rsidR="006A5379" w:rsidRDefault="00000000">
            <w:r>
              <w:rPr>
                <w:sz w:val="20"/>
                <w:szCs w:val="20"/>
              </w:rPr>
              <w:t>Secure session management</w:t>
            </w:r>
          </w:p>
        </w:tc>
      </w:tr>
      <w:tr w:rsidR="006A5379" w14:paraId="6EC5EB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7871AEF" w14:textId="77777777" w:rsidR="006A5379" w:rsidRDefault="00000000">
            <w:r>
              <w:rPr>
                <w:sz w:val="20"/>
                <w:szCs w:val="20"/>
              </w:rPr>
              <w:t>Location Services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5211805" w14:textId="77777777" w:rsidR="006A5379" w:rsidRDefault="00000000">
            <w:r>
              <w:rPr>
                <w:sz w:val="20"/>
                <w:szCs w:val="20"/>
              </w:rPr>
              <w:t>Browser Geolocation API / Google Maps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1A33F74" w14:textId="77777777" w:rsidR="006A5379" w:rsidRDefault="00000000">
            <w:r>
              <w:rPr>
                <w:sz w:val="20"/>
                <w:szCs w:val="20"/>
              </w:rPr>
              <w:t>Job location matching</w:t>
            </w:r>
          </w:p>
        </w:tc>
      </w:tr>
    </w:tbl>
    <w:p w14:paraId="39DA2E5A" w14:textId="77777777" w:rsidR="006A5379" w:rsidRDefault="006A5379">
      <w:pPr>
        <w:spacing w:before="200"/>
      </w:pPr>
    </w:p>
    <w:p w14:paraId="0230FE27" w14:textId="77777777" w:rsidR="006A5379" w:rsidRDefault="006A5379">
      <w:pPr>
        <w:pBdr>
          <w:bottom w:val="single" w:sz="4" w:space="0" w:color="CCCCCC"/>
        </w:pBdr>
        <w:spacing w:before="160" w:after="160"/>
      </w:pPr>
    </w:p>
    <w:p w14:paraId="2C92CE46" w14:textId="77777777" w:rsidR="006A5379" w:rsidRDefault="00000000">
      <w:pPr>
        <w:pStyle w:val="Heading1"/>
      </w:pPr>
      <w:r>
        <w:lastRenderedPageBreak/>
        <w:t>4. User Roles</w:t>
      </w:r>
    </w:p>
    <w:p w14:paraId="17001E70" w14:textId="77777777" w:rsidR="006A5379" w:rsidRDefault="00000000">
      <w:pPr>
        <w:pStyle w:val="ListParagraph"/>
        <w:numPr>
          <w:ilvl w:val="0"/>
          <w:numId w:val="2"/>
        </w:numPr>
        <w:spacing w:before="40" w:after="40"/>
      </w:pPr>
      <w:r>
        <w:t>Employer – Posts jobs, views interested employees, contacts and authenticates them via OTP.</w:t>
      </w:r>
    </w:p>
    <w:p w14:paraId="7A9C7258" w14:textId="77777777" w:rsidR="006A5379" w:rsidRDefault="00000000">
      <w:pPr>
        <w:pStyle w:val="ListParagraph"/>
        <w:numPr>
          <w:ilvl w:val="0"/>
          <w:numId w:val="2"/>
        </w:numPr>
        <w:spacing w:before="40" w:after="40"/>
      </w:pPr>
      <w:r>
        <w:t>Employee – Registers skills and location, browses/applies for jobs, receives smart notifications, generates OTP for Employer verification.</w:t>
      </w:r>
    </w:p>
    <w:p w14:paraId="5EDB9AFE" w14:textId="77777777" w:rsidR="006A5379" w:rsidRDefault="00000000">
      <w:pPr>
        <w:pStyle w:val="ListParagraph"/>
        <w:numPr>
          <w:ilvl w:val="0"/>
          <w:numId w:val="2"/>
        </w:numPr>
        <w:spacing w:before="40" w:after="40"/>
      </w:pPr>
      <w:r>
        <w:t>Admin – Full platform oversight: manages users, jobs, and views a basic dashboard.</w:t>
      </w:r>
    </w:p>
    <w:p w14:paraId="29D5FA63" w14:textId="77777777" w:rsidR="006A5379" w:rsidRDefault="006A5379">
      <w:pPr>
        <w:pBdr>
          <w:bottom w:val="single" w:sz="4" w:space="0" w:color="CCCCCC"/>
        </w:pBdr>
        <w:spacing w:before="160" w:after="160"/>
      </w:pPr>
    </w:p>
    <w:p w14:paraId="10F361F6" w14:textId="77777777" w:rsidR="006A5379" w:rsidRDefault="00000000">
      <w:r>
        <w:br w:type="page"/>
      </w:r>
    </w:p>
    <w:p w14:paraId="6401E478" w14:textId="77777777" w:rsidR="006A5379" w:rsidRDefault="00000000">
      <w:pPr>
        <w:pStyle w:val="Heading1"/>
      </w:pPr>
      <w:r>
        <w:lastRenderedPageBreak/>
        <w:t>5. Screen-by-Screen Specifications</w:t>
      </w:r>
    </w:p>
    <w:p w14:paraId="37A6C216" w14:textId="77777777" w:rsidR="006A5379" w:rsidRDefault="00000000">
      <w:pPr>
        <w:pBdr>
          <w:left w:val="single" w:sz="6" w:space="0" w:color="F4A261"/>
        </w:pBdr>
        <w:spacing w:before="80" w:after="80"/>
        <w:ind w:left="360"/>
      </w:pPr>
      <w:r>
        <w:rPr>
          <w:i/>
          <w:iCs/>
          <w:color w:val="CC4400"/>
          <w:sz w:val="20"/>
          <w:szCs w:val="20"/>
        </w:rPr>
        <w:t>⚠ Note: Every screen listed below is in scope. Any screen not listed is OUT of scope.</w:t>
      </w:r>
    </w:p>
    <w:p w14:paraId="13708E73" w14:textId="77777777" w:rsidR="006A5379" w:rsidRDefault="00000000">
      <w:pPr>
        <w:pStyle w:val="Heading2"/>
      </w:pPr>
      <w:proofErr w:type="gramStart"/>
      <w:r>
        <w:t>5.1  Public</w:t>
      </w:r>
      <w:proofErr w:type="gramEnd"/>
      <w:r>
        <w:t xml:space="preserve"> / Authentication Screens</w:t>
      </w:r>
    </w:p>
    <w:p w14:paraId="60159E0D" w14:textId="77777777" w:rsidR="006A5379" w:rsidRDefault="00000000">
      <w:pPr>
        <w:spacing w:before="180" w:after="80"/>
      </w:pPr>
      <w:r>
        <w:rPr>
          <w:b/>
          <w:bCs/>
          <w:color w:val="2E75B6"/>
          <w:sz w:val="24"/>
          <w:szCs w:val="24"/>
        </w:rPr>
        <w:t>Screen P-01: Home / Landing Page</w:t>
      </w:r>
    </w:p>
    <w:p w14:paraId="385D557B" w14:textId="77777777" w:rsidR="006A5379" w:rsidRDefault="00000000">
      <w:pPr>
        <w:pStyle w:val="ListParagraph"/>
        <w:numPr>
          <w:ilvl w:val="0"/>
          <w:numId w:val="2"/>
        </w:numPr>
        <w:spacing w:before="40" w:after="40"/>
      </w:pPr>
      <w:r>
        <w:t>Hero section with platform tagline and two clear CTAs: 'I am an Employer' and 'I am an Employee'.</w:t>
      </w:r>
    </w:p>
    <w:p w14:paraId="6FA513B7" w14:textId="77777777" w:rsidR="006A5379" w:rsidRDefault="00000000">
      <w:pPr>
        <w:pStyle w:val="ListParagraph"/>
        <w:numPr>
          <w:ilvl w:val="0"/>
          <w:numId w:val="2"/>
        </w:numPr>
        <w:spacing w:before="40" w:after="40"/>
      </w:pPr>
      <w:r>
        <w:t>Brief feature highlights (post jobs, find workers, WhatsApp alerts).</w:t>
      </w:r>
    </w:p>
    <w:p w14:paraId="2AF250FD" w14:textId="77777777" w:rsidR="006A5379" w:rsidRDefault="00000000">
      <w:pPr>
        <w:pStyle w:val="ListParagraph"/>
        <w:numPr>
          <w:ilvl w:val="0"/>
          <w:numId w:val="2"/>
        </w:numPr>
        <w:spacing w:before="40" w:after="40"/>
      </w:pPr>
      <w:r>
        <w:t>Navigation bar: Login | Register.</w:t>
      </w:r>
    </w:p>
    <w:p w14:paraId="2D19B6FA" w14:textId="77777777" w:rsidR="006A5379" w:rsidRDefault="00000000">
      <w:pPr>
        <w:pStyle w:val="ListParagraph"/>
        <w:numPr>
          <w:ilvl w:val="0"/>
          <w:numId w:val="2"/>
        </w:numPr>
        <w:spacing w:before="40" w:after="40"/>
      </w:pPr>
      <w:r>
        <w:t>Footer: About, Contact, Terms &amp; Conditions.</w:t>
      </w:r>
    </w:p>
    <w:p w14:paraId="4E8D7015" w14:textId="77777777" w:rsidR="006A5379" w:rsidRDefault="00000000">
      <w:pPr>
        <w:spacing w:before="180" w:after="80"/>
      </w:pPr>
      <w:r>
        <w:rPr>
          <w:b/>
          <w:bCs/>
          <w:color w:val="2E75B6"/>
          <w:sz w:val="24"/>
          <w:szCs w:val="24"/>
        </w:rPr>
        <w:t>Screen P-02: Employer Registration</w:t>
      </w:r>
    </w:p>
    <w:p w14:paraId="2311B89C" w14:textId="6783DE3C" w:rsidR="006A5379" w:rsidDel="00554D77" w:rsidRDefault="00000000" w:rsidP="0000388E">
      <w:pPr>
        <w:pStyle w:val="ListParagraph"/>
        <w:numPr>
          <w:ilvl w:val="0"/>
          <w:numId w:val="2"/>
        </w:numPr>
        <w:spacing w:before="40" w:after="40"/>
        <w:rPr>
          <w:del w:id="0" w:author="Kuldeep Pathak" w:date="2026-06-28T11:48:00Z" w16du:dateUtc="2026-06-28T06:18:00Z"/>
        </w:rPr>
      </w:pPr>
      <w:r>
        <w:t>Fields: Company Name, Contact Person Name, Mobile Number, Email, Password, Confirm Password, City / Area (text + optional map pin).</w:t>
      </w:r>
    </w:p>
    <w:p w14:paraId="481B23B8" w14:textId="77777777" w:rsidR="00554D77" w:rsidRDefault="00554D77" w:rsidP="00554D77">
      <w:pPr>
        <w:pStyle w:val="ListParagraph"/>
        <w:numPr>
          <w:ilvl w:val="0"/>
          <w:numId w:val="2"/>
        </w:numPr>
        <w:spacing w:before="40" w:after="40"/>
        <w:rPr>
          <w:ins w:id="1" w:author="Kuldeep Pathak" w:date="2026-06-28T11:48:00Z" w16du:dateUtc="2026-06-28T06:18:00Z"/>
        </w:rPr>
      </w:pPr>
    </w:p>
    <w:p w14:paraId="79E4107C" w14:textId="1EB69975" w:rsidR="006A5379" w:rsidRDefault="00554D77" w:rsidP="0000388E">
      <w:pPr>
        <w:pStyle w:val="ListParagraph"/>
        <w:numPr>
          <w:ilvl w:val="0"/>
          <w:numId w:val="2"/>
        </w:numPr>
        <w:spacing w:before="40" w:after="40"/>
      </w:pPr>
      <w:ins w:id="2" w:author="Kuldeep Pathak" w:date="2026-06-28T11:48:00Z" w16du:dateUtc="2026-06-28T06:18:00Z">
        <w:r>
          <w:t xml:space="preserve">Beside mobile number and email filed add instruction for valid mobile and email for </w:t>
        </w:r>
      </w:ins>
      <w:ins w:id="3" w:author="Kuldeep Pathak" w:date="2026-06-28T11:49:00Z" w16du:dateUtc="2026-06-28T06:19:00Z">
        <w:r>
          <w:t>receiving notification.</w:t>
        </w:r>
      </w:ins>
      <w:del w:id="4" w:author="Kuldeep Pathak" w:date="2026-06-28T11:48:00Z" w16du:dateUtc="2026-06-28T06:18:00Z">
        <w:r w:rsidR="00000000" w:rsidDel="0000388E">
          <w:delText>Mobile OTP verification on registration to confirm phone number.</w:delText>
        </w:r>
      </w:del>
    </w:p>
    <w:p w14:paraId="3D5960C1" w14:textId="77777777" w:rsidR="006A5379" w:rsidRDefault="00000000">
      <w:pPr>
        <w:pStyle w:val="ListParagraph"/>
        <w:numPr>
          <w:ilvl w:val="0"/>
          <w:numId w:val="2"/>
        </w:numPr>
        <w:spacing w:before="40" w:after="40"/>
      </w:pPr>
      <w:r>
        <w:t>Terms &amp; Conditions checkbox (mandatory).</w:t>
      </w:r>
    </w:p>
    <w:p w14:paraId="28E1A1C2" w14:textId="77777777" w:rsidR="006A5379" w:rsidRDefault="00000000">
      <w:pPr>
        <w:pStyle w:val="ListParagraph"/>
        <w:numPr>
          <w:ilvl w:val="0"/>
          <w:numId w:val="2"/>
        </w:numPr>
        <w:spacing w:before="40" w:after="40"/>
      </w:pPr>
      <w:r>
        <w:t>Submit → redirect to Employer Dashboard.</w:t>
      </w:r>
    </w:p>
    <w:p w14:paraId="73075A8D" w14:textId="77777777" w:rsidR="006A5379" w:rsidRDefault="00000000">
      <w:pPr>
        <w:spacing w:before="180" w:after="80"/>
      </w:pPr>
      <w:r>
        <w:rPr>
          <w:b/>
          <w:bCs/>
          <w:color w:val="2E75B6"/>
          <w:sz w:val="24"/>
          <w:szCs w:val="24"/>
        </w:rPr>
        <w:t>Screen P-03: Employee Registration</w:t>
      </w:r>
    </w:p>
    <w:p w14:paraId="7C29D392" w14:textId="77777777" w:rsidR="006A5379" w:rsidRDefault="00000000">
      <w:pPr>
        <w:pStyle w:val="ListParagraph"/>
        <w:numPr>
          <w:ilvl w:val="0"/>
          <w:numId w:val="2"/>
        </w:numPr>
        <w:spacing w:before="40" w:after="40"/>
      </w:pPr>
      <w:r>
        <w:t>Fields: Full Name, Mobile Number, Email, Password, Confirm Password.</w:t>
      </w:r>
    </w:p>
    <w:p w14:paraId="6BA68E15" w14:textId="77777777" w:rsidR="006A5379" w:rsidRDefault="00000000">
      <w:pPr>
        <w:pStyle w:val="ListParagraph"/>
        <w:numPr>
          <w:ilvl w:val="0"/>
          <w:numId w:val="2"/>
        </w:numPr>
        <w:spacing w:before="40" w:after="40"/>
      </w:pPr>
      <w:r>
        <w:t>Skill Selection: multi-select dropdown from predefined skill list (e.g., Electrician, Carpenter, Plumber, Helper, Driver, Security Guard, etc.). Minimum 1 skill required.</w:t>
      </w:r>
    </w:p>
    <w:p w14:paraId="6FA5BA2E" w14:textId="77777777" w:rsidR="006A5379" w:rsidRDefault="00000000">
      <w:pPr>
        <w:pStyle w:val="ListParagraph"/>
        <w:numPr>
          <w:ilvl w:val="0"/>
          <w:numId w:val="2"/>
        </w:numPr>
        <w:spacing w:before="40" w:after="40"/>
      </w:pPr>
      <w:r>
        <w:t>Location: City / Area field + 'Use My Current Location' button (captures GPS coordinates via browser Geolocation API and saves latitude/longitude to profile).</w:t>
      </w:r>
    </w:p>
    <w:p w14:paraId="43E46EF9" w14:textId="47824682" w:rsidR="006A5379" w:rsidDel="00BD7080" w:rsidRDefault="00000000" w:rsidP="00BD7080">
      <w:pPr>
        <w:pStyle w:val="ListParagraph"/>
        <w:numPr>
          <w:ilvl w:val="0"/>
          <w:numId w:val="2"/>
        </w:numPr>
        <w:spacing w:before="40" w:after="40"/>
        <w:rPr>
          <w:del w:id="5" w:author="Kuldeep Pathak" w:date="2026-06-28T11:47:00Z" w16du:dateUtc="2026-06-28T06:17:00Z"/>
        </w:rPr>
        <w:pPrChange w:id="6" w:author="Kuldeep Pathak" w:date="2026-06-28T11:47:00Z" w16du:dateUtc="2026-06-28T06:17:00Z">
          <w:pPr>
            <w:pStyle w:val="ListParagraph"/>
            <w:numPr>
              <w:numId w:val="2"/>
            </w:numPr>
            <w:spacing w:before="40" w:after="40"/>
            <w:ind w:left="720" w:hanging="360"/>
          </w:pPr>
        </w:pPrChange>
      </w:pPr>
      <w:r>
        <w:t>Preferred Work Radius: dropdown (5 km / 10 km / 25 km / 50 km / Any).</w:t>
      </w:r>
    </w:p>
    <w:p w14:paraId="2D820E77" w14:textId="6BD7B2BB" w:rsidR="006A5379" w:rsidRDefault="00000000" w:rsidP="00BD7080">
      <w:pPr>
        <w:pStyle w:val="ListParagraph"/>
        <w:numPr>
          <w:ilvl w:val="0"/>
          <w:numId w:val="2"/>
        </w:numPr>
        <w:spacing w:before="40" w:after="40"/>
      </w:pPr>
      <w:del w:id="7" w:author="Kuldeep Pathak" w:date="2026-06-28T11:47:00Z" w16du:dateUtc="2026-06-28T06:17:00Z">
        <w:r w:rsidDel="00BD7080">
          <w:delText>Mobile OTP verification on registration.</w:delText>
        </w:r>
      </w:del>
    </w:p>
    <w:p w14:paraId="7171B40F" w14:textId="77777777" w:rsidR="006A5379" w:rsidRDefault="00000000">
      <w:pPr>
        <w:pStyle w:val="ListParagraph"/>
        <w:numPr>
          <w:ilvl w:val="0"/>
          <w:numId w:val="2"/>
        </w:numPr>
        <w:spacing w:before="40" w:after="40"/>
      </w:pPr>
      <w:r>
        <w:t>Terms &amp; Conditions checkbox (mandatory).</w:t>
      </w:r>
    </w:p>
    <w:p w14:paraId="32159292" w14:textId="77777777" w:rsidR="006A5379" w:rsidRDefault="00000000">
      <w:pPr>
        <w:spacing w:before="180" w:after="80"/>
      </w:pPr>
      <w:r>
        <w:rPr>
          <w:b/>
          <w:bCs/>
          <w:color w:val="2E75B6"/>
          <w:sz w:val="24"/>
          <w:szCs w:val="24"/>
        </w:rPr>
        <w:t>Screen P-04: Login (Common)</w:t>
      </w:r>
    </w:p>
    <w:p w14:paraId="00A4ACE8" w14:textId="77777777" w:rsidR="006A5379" w:rsidRDefault="00000000">
      <w:pPr>
        <w:pStyle w:val="ListParagraph"/>
        <w:numPr>
          <w:ilvl w:val="0"/>
          <w:numId w:val="2"/>
        </w:numPr>
        <w:spacing w:before="40" w:after="40"/>
      </w:pPr>
      <w:r>
        <w:t>Toggle: Employer / Employee / Admin.</w:t>
      </w:r>
    </w:p>
    <w:p w14:paraId="4889E6CB" w14:textId="77777777" w:rsidR="006A5379" w:rsidRDefault="00000000">
      <w:pPr>
        <w:pStyle w:val="ListParagraph"/>
        <w:numPr>
          <w:ilvl w:val="0"/>
          <w:numId w:val="2"/>
        </w:numPr>
        <w:spacing w:before="40" w:after="40"/>
      </w:pPr>
      <w:r>
        <w:t>Fields: Mobile Number or Email, Password.</w:t>
      </w:r>
    </w:p>
    <w:p w14:paraId="6D67E185" w14:textId="77777777" w:rsidR="006A5379" w:rsidRDefault="00000000">
      <w:pPr>
        <w:pStyle w:val="ListParagraph"/>
        <w:numPr>
          <w:ilvl w:val="0"/>
          <w:numId w:val="2"/>
        </w:numPr>
        <w:spacing w:before="40" w:after="40"/>
      </w:pPr>
      <w:r>
        <w:t>Forgot Password link.</w:t>
      </w:r>
    </w:p>
    <w:p w14:paraId="4543A693" w14:textId="77777777" w:rsidR="006A5379" w:rsidRDefault="00000000">
      <w:pPr>
        <w:spacing w:before="180" w:after="80"/>
      </w:pPr>
      <w:r>
        <w:rPr>
          <w:b/>
          <w:bCs/>
          <w:color w:val="2E75B6"/>
          <w:sz w:val="24"/>
          <w:szCs w:val="24"/>
        </w:rPr>
        <w:t>Screen P-05: Forgot Password / Reset Password</w:t>
      </w:r>
    </w:p>
    <w:p w14:paraId="4F5A2799" w14:textId="77777777" w:rsidR="006A5379" w:rsidRDefault="00000000">
      <w:pPr>
        <w:pStyle w:val="ListParagraph"/>
        <w:numPr>
          <w:ilvl w:val="0"/>
          <w:numId w:val="2"/>
        </w:numPr>
        <w:spacing w:before="40" w:after="40"/>
      </w:pPr>
      <w:r>
        <w:t>Enter registered mobile / email.</w:t>
      </w:r>
    </w:p>
    <w:p w14:paraId="50ADFC63" w14:textId="113DA96B" w:rsidR="006A5379" w:rsidRDefault="00000000">
      <w:pPr>
        <w:pStyle w:val="ListParagraph"/>
        <w:numPr>
          <w:ilvl w:val="0"/>
          <w:numId w:val="2"/>
        </w:numPr>
        <w:spacing w:before="40" w:after="40"/>
      </w:pPr>
      <w:r>
        <w:t xml:space="preserve">Receive OTP </w:t>
      </w:r>
      <w:del w:id="8" w:author="Kuldeep Pathak" w:date="2026-06-28T11:47:00Z" w16du:dateUtc="2026-06-28T06:17:00Z">
        <w:r w:rsidDel="0000388E">
          <w:delText>via WhatsApp</w:delText>
        </w:r>
      </w:del>
      <w:ins w:id="9" w:author="Kuldeep Pathak" w:date="2026-06-28T11:47:00Z" w16du:dateUtc="2026-06-28T06:17:00Z">
        <w:r w:rsidR="0000388E">
          <w:t>email</w:t>
        </w:r>
      </w:ins>
      <w:ins w:id="10" w:author="Kuldeep Pathak" w:date="2026-06-28T11:49:00Z" w16du:dateUtc="2026-06-28T06:19:00Z">
        <w:r w:rsidR="001054F5">
          <w:t xml:space="preserve"> / WhatsApp</w:t>
        </w:r>
      </w:ins>
      <w:del w:id="11" w:author="Kuldeep Pathak" w:date="2026-06-28T11:47:00Z" w16du:dateUtc="2026-06-28T06:17:00Z">
        <w:r w:rsidDel="0000388E">
          <w:delText xml:space="preserve"> or SMS</w:delText>
        </w:r>
      </w:del>
      <w:r>
        <w:t>.</w:t>
      </w:r>
    </w:p>
    <w:p w14:paraId="3DB839B5" w14:textId="77777777" w:rsidR="006A5379" w:rsidRDefault="00000000">
      <w:pPr>
        <w:pStyle w:val="ListParagraph"/>
        <w:numPr>
          <w:ilvl w:val="0"/>
          <w:numId w:val="2"/>
        </w:numPr>
        <w:spacing w:before="40" w:after="40"/>
      </w:pPr>
      <w:r>
        <w:t>Enter OTP, set new password.</w:t>
      </w:r>
    </w:p>
    <w:p w14:paraId="5F8AA321" w14:textId="77777777" w:rsidR="006A5379" w:rsidRDefault="006A5379">
      <w:pPr>
        <w:spacing w:before="100"/>
      </w:pPr>
    </w:p>
    <w:p w14:paraId="64A102AD" w14:textId="77777777" w:rsidR="006A5379" w:rsidRDefault="00000000">
      <w:pPr>
        <w:pStyle w:val="Heading2"/>
      </w:pPr>
      <w:proofErr w:type="gramStart"/>
      <w:r>
        <w:t>5.2  Employer</w:t>
      </w:r>
      <w:proofErr w:type="gramEnd"/>
      <w:r>
        <w:t xml:space="preserve"> Portal</w:t>
      </w:r>
    </w:p>
    <w:p w14:paraId="0FF090F3" w14:textId="77777777" w:rsidR="006A5379" w:rsidRDefault="00000000">
      <w:pPr>
        <w:spacing w:before="180" w:after="80"/>
      </w:pPr>
      <w:r>
        <w:rPr>
          <w:b/>
          <w:bCs/>
          <w:color w:val="2E75B6"/>
          <w:sz w:val="24"/>
          <w:szCs w:val="24"/>
        </w:rPr>
        <w:t>Screen E-01: Employer Dashboard</w:t>
      </w:r>
    </w:p>
    <w:p w14:paraId="1AF5758C" w14:textId="77777777" w:rsidR="006A5379" w:rsidRDefault="00000000">
      <w:pPr>
        <w:pStyle w:val="ListParagraph"/>
        <w:numPr>
          <w:ilvl w:val="0"/>
          <w:numId w:val="2"/>
        </w:numPr>
        <w:spacing w:before="40" w:after="40"/>
      </w:pPr>
      <w:r>
        <w:t>Summary cards: Total Jobs Posted | Active Jobs | Total Applications Received | Jobs Filled.</w:t>
      </w:r>
    </w:p>
    <w:p w14:paraId="55AB4956" w14:textId="77777777" w:rsidR="006A5379" w:rsidRDefault="00000000">
      <w:pPr>
        <w:pStyle w:val="ListParagraph"/>
        <w:numPr>
          <w:ilvl w:val="0"/>
          <w:numId w:val="2"/>
        </w:numPr>
        <w:spacing w:before="40" w:after="40"/>
      </w:pPr>
      <w:r>
        <w:t>Quick action button: '+ Post New Job'.</w:t>
      </w:r>
    </w:p>
    <w:p w14:paraId="27293B0A" w14:textId="77777777" w:rsidR="006A5379" w:rsidRDefault="00000000">
      <w:pPr>
        <w:pStyle w:val="ListParagraph"/>
        <w:numPr>
          <w:ilvl w:val="0"/>
          <w:numId w:val="2"/>
        </w:numPr>
        <w:spacing w:before="40" w:after="40"/>
      </w:pPr>
      <w:r>
        <w:t>Recent activity feed: last 5 applicant actions.</w:t>
      </w:r>
    </w:p>
    <w:p w14:paraId="73CABD74" w14:textId="77777777" w:rsidR="006A5379" w:rsidRDefault="00000000">
      <w:pPr>
        <w:spacing w:before="180" w:after="80"/>
      </w:pPr>
      <w:r>
        <w:rPr>
          <w:b/>
          <w:bCs/>
          <w:color w:val="2E75B6"/>
          <w:sz w:val="24"/>
          <w:szCs w:val="24"/>
        </w:rPr>
        <w:lastRenderedPageBreak/>
        <w:t>Screen E-02: Employer Profile</w:t>
      </w:r>
    </w:p>
    <w:p w14:paraId="43D30EA4" w14:textId="77777777" w:rsidR="006A5379" w:rsidRDefault="00000000">
      <w:pPr>
        <w:pStyle w:val="ListParagraph"/>
        <w:numPr>
          <w:ilvl w:val="0"/>
          <w:numId w:val="2"/>
        </w:numPr>
        <w:spacing w:before="40" w:after="40"/>
      </w:pPr>
      <w:r>
        <w:t>View and edit: Company Name, Contact Person, Mobile, Email, City/Area, Logo upload.</w:t>
      </w:r>
    </w:p>
    <w:p w14:paraId="12E57B07" w14:textId="77777777" w:rsidR="006A5379" w:rsidRDefault="00000000">
      <w:pPr>
        <w:pStyle w:val="ListParagraph"/>
        <w:numPr>
          <w:ilvl w:val="0"/>
          <w:numId w:val="2"/>
        </w:numPr>
        <w:spacing w:before="40" w:after="40"/>
      </w:pPr>
      <w:r>
        <w:t>Save changes button.</w:t>
      </w:r>
    </w:p>
    <w:p w14:paraId="08AD8008" w14:textId="77777777" w:rsidR="006A5379" w:rsidRDefault="00000000">
      <w:pPr>
        <w:spacing w:before="180" w:after="80"/>
      </w:pPr>
      <w:r>
        <w:rPr>
          <w:b/>
          <w:bCs/>
          <w:color w:val="2E75B6"/>
          <w:sz w:val="24"/>
          <w:szCs w:val="24"/>
        </w:rPr>
        <w:t>Screen E-03: Post a Job</w:t>
      </w:r>
    </w:p>
    <w:p w14:paraId="03156723" w14:textId="77777777" w:rsidR="006A5379" w:rsidRDefault="00000000">
      <w:pPr>
        <w:pStyle w:val="ListParagraph"/>
        <w:numPr>
          <w:ilvl w:val="0"/>
          <w:numId w:val="2"/>
        </w:numPr>
        <w:spacing w:before="40" w:after="40"/>
      </w:pPr>
      <w:r>
        <w:t>Fields: Job Title, Job Category (dropdown from predefined list), Number of Workers Required, Job Description (text area), Required Skills (multi-select), Daily Wage / Rate (optional), Job Start Date, Job Duration (days), Job Location (text address + 'Use My Current Location' GPS pin), Contact Number.</w:t>
      </w:r>
    </w:p>
    <w:p w14:paraId="67224DFA" w14:textId="77777777" w:rsidR="006A5379" w:rsidRDefault="00000000">
      <w:pPr>
        <w:pStyle w:val="ListParagraph"/>
        <w:numPr>
          <w:ilvl w:val="0"/>
          <w:numId w:val="2"/>
        </w:numPr>
        <w:spacing w:before="40" w:after="40"/>
      </w:pPr>
      <w:r>
        <w:t>Job Location is mandatory — this is used for employee proximity matching.</w:t>
      </w:r>
    </w:p>
    <w:p w14:paraId="2A166CBB" w14:textId="77777777" w:rsidR="006A5379" w:rsidRDefault="00000000">
      <w:pPr>
        <w:pStyle w:val="ListParagraph"/>
        <w:numPr>
          <w:ilvl w:val="0"/>
          <w:numId w:val="2"/>
        </w:numPr>
        <w:spacing w:before="40" w:after="40"/>
      </w:pPr>
      <w:r>
        <w:t>Status: Active / Paused (toggle after posting).</w:t>
      </w:r>
    </w:p>
    <w:p w14:paraId="3956048C" w14:textId="77777777" w:rsidR="006A5379" w:rsidRDefault="00000000">
      <w:pPr>
        <w:pStyle w:val="ListParagraph"/>
        <w:numPr>
          <w:ilvl w:val="0"/>
          <w:numId w:val="2"/>
        </w:numPr>
        <w:spacing w:before="40" w:after="40"/>
      </w:pPr>
      <w:r>
        <w:t>Submit → system triggers WhatsApp notifications to matching employees (see Section 7).</w:t>
      </w:r>
    </w:p>
    <w:p w14:paraId="33F934B2" w14:textId="77777777" w:rsidR="006A5379" w:rsidRDefault="00000000">
      <w:pPr>
        <w:spacing w:before="180" w:after="80"/>
      </w:pPr>
      <w:r>
        <w:rPr>
          <w:b/>
          <w:bCs/>
          <w:color w:val="2E75B6"/>
          <w:sz w:val="24"/>
          <w:szCs w:val="24"/>
        </w:rPr>
        <w:t>Screen E-04: My Job Posts</w:t>
      </w:r>
    </w:p>
    <w:p w14:paraId="7A674F3A" w14:textId="77777777" w:rsidR="006A5379" w:rsidRDefault="00000000">
      <w:pPr>
        <w:pStyle w:val="ListParagraph"/>
        <w:numPr>
          <w:ilvl w:val="0"/>
          <w:numId w:val="2"/>
        </w:numPr>
        <w:spacing w:before="40" w:after="40"/>
      </w:pPr>
      <w:r>
        <w:t>List of all posted jobs with status badge (Active / Paused / Closed).</w:t>
      </w:r>
    </w:p>
    <w:p w14:paraId="6857579C" w14:textId="77777777" w:rsidR="006A5379" w:rsidRDefault="00000000">
      <w:pPr>
        <w:pStyle w:val="ListParagraph"/>
        <w:numPr>
          <w:ilvl w:val="0"/>
          <w:numId w:val="2"/>
        </w:numPr>
        <w:spacing w:before="40" w:after="40"/>
      </w:pPr>
      <w:r>
        <w:t>Each job card: Job Title, Date Posted, Applications Count, Quick actions (View Applicants, Edit, Pause/Close).</w:t>
      </w:r>
    </w:p>
    <w:p w14:paraId="79C8D91B" w14:textId="77777777" w:rsidR="006A5379" w:rsidRDefault="00000000">
      <w:pPr>
        <w:spacing w:before="180" w:after="80"/>
      </w:pPr>
      <w:r>
        <w:rPr>
          <w:b/>
          <w:bCs/>
          <w:color w:val="2E75B6"/>
          <w:sz w:val="24"/>
          <w:szCs w:val="24"/>
        </w:rPr>
        <w:t>Screen E-05: Job Detail &amp; Applicants</w:t>
      </w:r>
    </w:p>
    <w:p w14:paraId="293DCE0E" w14:textId="77777777" w:rsidR="006A5379" w:rsidRDefault="00000000">
      <w:pPr>
        <w:pStyle w:val="ListParagraph"/>
        <w:numPr>
          <w:ilvl w:val="0"/>
          <w:numId w:val="2"/>
        </w:numPr>
        <w:spacing w:before="40" w:after="40"/>
      </w:pPr>
      <w:r>
        <w:t>Full job details at top.</w:t>
      </w:r>
    </w:p>
    <w:p w14:paraId="4316C2A2" w14:textId="77777777" w:rsidR="006A5379" w:rsidRDefault="00000000">
      <w:pPr>
        <w:pStyle w:val="ListParagraph"/>
        <w:numPr>
          <w:ilvl w:val="0"/>
          <w:numId w:val="2"/>
        </w:numPr>
        <w:spacing w:before="40" w:after="40"/>
      </w:pPr>
      <w:r>
        <w:t>List of employees who expressed interest: Name, Skills, Location, Distance from Job Site, 'View Profile' button.</w:t>
      </w:r>
    </w:p>
    <w:p w14:paraId="5B3588A2" w14:textId="77777777" w:rsidR="006A5379" w:rsidRDefault="00000000">
      <w:pPr>
        <w:pStyle w:val="ListParagraph"/>
        <w:numPr>
          <w:ilvl w:val="0"/>
          <w:numId w:val="2"/>
        </w:numPr>
        <w:spacing w:before="40" w:after="40"/>
      </w:pPr>
      <w:r>
        <w:t>'Contact Employee' button → shows employee phone number (after employee confirms interest).</w:t>
      </w:r>
    </w:p>
    <w:p w14:paraId="2FC78924" w14:textId="77777777" w:rsidR="006A5379" w:rsidRDefault="00000000">
      <w:pPr>
        <w:pStyle w:val="ListParagraph"/>
        <w:numPr>
          <w:ilvl w:val="0"/>
          <w:numId w:val="2"/>
        </w:numPr>
        <w:spacing w:before="40" w:after="40"/>
      </w:pPr>
      <w:r>
        <w:t>'Verify OTP' button → Employer enters the OTP shared by employee to confirm identity (see Section 8).</w:t>
      </w:r>
    </w:p>
    <w:p w14:paraId="14E4FF33" w14:textId="77777777" w:rsidR="006A5379" w:rsidRDefault="00000000">
      <w:pPr>
        <w:spacing w:before="180" w:after="80"/>
      </w:pPr>
      <w:r>
        <w:rPr>
          <w:b/>
          <w:bCs/>
          <w:color w:val="2E75B6"/>
          <w:sz w:val="24"/>
          <w:szCs w:val="24"/>
        </w:rPr>
        <w:t>Screen E-06: Employee Profile View (read-only)</w:t>
      </w:r>
    </w:p>
    <w:p w14:paraId="301F0831" w14:textId="77777777" w:rsidR="006A5379" w:rsidRDefault="00000000">
      <w:pPr>
        <w:pStyle w:val="ListParagraph"/>
        <w:numPr>
          <w:ilvl w:val="0"/>
          <w:numId w:val="2"/>
        </w:numPr>
        <w:spacing w:before="40" w:after="40"/>
      </w:pPr>
      <w:r>
        <w:t>Name, Skills, Location, Experience Note (if any).</w:t>
      </w:r>
    </w:p>
    <w:p w14:paraId="318A1046" w14:textId="77777777" w:rsidR="006A5379" w:rsidRDefault="00000000">
      <w:pPr>
        <w:pStyle w:val="ListParagraph"/>
        <w:numPr>
          <w:ilvl w:val="0"/>
          <w:numId w:val="2"/>
        </w:numPr>
        <w:spacing w:before="40" w:after="40"/>
      </w:pPr>
      <w:r>
        <w:t>'Verify OTP' button.</w:t>
      </w:r>
    </w:p>
    <w:p w14:paraId="189F2A6B" w14:textId="77777777" w:rsidR="006A5379" w:rsidRDefault="006A5379">
      <w:pPr>
        <w:spacing w:before="100"/>
      </w:pPr>
    </w:p>
    <w:p w14:paraId="2D2B0E4F" w14:textId="77777777" w:rsidR="006A5379" w:rsidRDefault="00000000">
      <w:pPr>
        <w:pStyle w:val="Heading2"/>
      </w:pPr>
      <w:proofErr w:type="gramStart"/>
      <w:r>
        <w:t>5.3  Employee</w:t>
      </w:r>
      <w:proofErr w:type="gramEnd"/>
      <w:r>
        <w:t xml:space="preserve"> Portal</w:t>
      </w:r>
    </w:p>
    <w:p w14:paraId="67D0B275" w14:textId="77777777" w:rsidR="006A5379" w:rsidRDefault="00000000">
      <w:pPr>
        <w:spacing w:before="180" w:after="80"/>
      </w:pPr>
      <w:r>
        <w:rPr>
          <w:b/>
          <w:bCs/>
          <w:color w:val="2E75B6"/>
          <w:sz w:val="24"/>
          <w:szCs w:val="24"/>
        </w:rPr>
        <w:t>Screen W-01: Employee Dashboard</w:t>
      </w:r>
    </w:p>
    <w:p w14:paraId="4C5B1077" w14:textId="77777777" w:rsidR="006A5379" w:rsidRDefault="00000000">
      <w:pPr>
        <w:pStyle w:val="ListParagraph"/>
        <w:numPr>
          <w:ilvl w:val="0"/>
          <w:numId w:val="2"/>
        </w:numPr>
        <w:spacing w:before="40" w:after="40"/>
      </w:pPr>
      <w:r>
        <w:t>Summary cards: Applications Sent | Interviews / Contacts Received | Jobs Completed.</w:t>
      </w:r>
    </w:p>
    <w:p w14:paraId="5C937687" w14:textId="77777777" w:rsidR="006A5379" w:rsidRDefault="00000000">
      <w:pPr>
        <w:pStyle w:val="ListParagraph"/>
        <w:numPr>
          <w:ilvl w:val="0"/>
          <w:numId w:val="2"/>
        </w:numPr>
        <w:spacing w:before="40" w:after="40"/>
      </w:pPr>
      <w:r>
        <w:t>Notification bell showing unread WhatsApp alerts summary.</w:t>
      </w:r>
    </w:p>
    <w:p w14:paraId="2036F5F5" w14:textId="77777777" w:rsidR="006A5379" w:rsidRDefault="00000000">
      <w:pPr>
        <w:pStyle w:val="ListParagraph"/>
        <w:numPr>
          <w:ilvl w:val="0"/>
          <w:numId w:val="2"/>
        </w:numPr>
        <w:spacing w:before="40" w:after="40"/>
      </w:pPr>
      <w:r>
        <w:t>Quick action: 'Browse Jobs'.</w:t>
      </w:r>
    </w:p>
    <w:p w14:paraId="77867478" w14:textId="77777777" w:rsidR="006A5379" w:rsidRDefault="00000000">
      <w:pPr>
        <w:spacing w:before="180" w:after="80"/>
      </w:pPr>
      <w:r>
        <w:rPr>
          <w:b/>
          <w:bCs/>
          <w:color w:val="2E75B6"/>
          <w:sz w:val="24"/>
          <w:szCs w:val="24"/>
        </w:rPr>
        <w:t>Screen W-02: Employee Profile</w:t>
      </w:r>
    </w:p>
    <w:p w14:paraId="7C2F0FD5" w14:textId="77777777" w:rsidR="006A5379" w:rsidRDefault="00000000">
      <w:pPr>
        <w:pStyle w:val="ListParagraph"/>
        <w:numPr>
          <w:ilvl w:val="0"/>
          <w:numId w:val="2"/>
        </w:numPr>
        <w:spacing w:before="40" w:after="40"/>
      </w:pPr>
      <w:r>
        <w:t>View / Edit: Name, Mobile, Email, Skills (multi-select), Location (update GPS), Preferred Radius.</w:t>
      </w:r>
    </w:p>
    <w:p w14:paraId="347F627B" w14:textId="77777777" w:rsidR="006A5379" w:rsidRDefault="00000000">
      <w:pPr>
        <w:pStyle w:val="ListParagraph"/>
        <w:numPr>
          <w:ilvl w:val="0"/>
          <w:numId w:val="2"/>
        </w:numPr>
        <w:spacing w:before="40" w:after="40"/>
      </w:pPr>
      <w:r>
        <w:t>Profile completeness indicator — encourage full profile for better matches.</w:t>
      </w:r>
    </w:p>
    <w:p w14:paraId="15F1C527" w14:textId="77777777" w:rsidR="006A5379" w:rsidRDefault="00000000">
      <w:pPr>
        <w:pStyle w:val="ListParagraph"/>
        <w:numPr>
          <w:ilvl w:val="0"/>
          <w:numId w:val="2"/>
        </w:numPr>
        <w:spacing w:before="40" w:after="40"/>
      </w:pPr>
      <w:r>
        <w:t>Save changes.</w:t>
      </w:r>
    </w:p>
    <w:p w14:paraId="7725330B" w14:textId="77777777" w:rsidR="006A5379" w:rsidRDefault="00000000">
      <w:pPr>
        <w:spacing w:before="180" w:after="80"/>
      </w:pPr>
      <w:r>
        <w:rPr>
          <w:b/>
          <w:bCs/>
          <w:color w:val="2E75B6"/>
          <w:sz w:val="24"/>
          <w:szCs w:val="24"/>
        </w:rPr>
        <w:t>Screen W-03: Browse Available Jobs</w:t>
      </w:r>
    </w:p>
    <w:p w14:paraId="692430F1" w14:textId="77777777" w:rsidR="006A5379" w:rsidRDefault="00000000">
      <w:pPr>
        <w:pStyle w:val="ListParagraph"/>
        <w:numPr>
          <w:ilvl w:val="0"/>
          <w:numId w:val="2"/>
        </w:numPr>
        <w:spacing w:before="40" w:after="40"/>
      </w:pPr>
      <w:r>
        <w:lastRenderedPageBreak/>
        <w:t>List of jobs filtered by: Employee's Skills (automatic) + Location proximity (within preferred radius).</w:t>
      </w:r>
    </w:p>
    <w:p w14:paraId="2C7688CF" w14:textId="77777777" w:rsidR="006A5379" w:rsidRDefault="00000000">
      <w:pPr>
        <w:pStyle w:val="ListParagraph"/>
        <w:numPr>
          <w:ilvl w:val="0"/>
          <w:numId w:val="2"/>
        </w:numPr>
        <w:spacing w:before="40" w:after="40"/>
      </w:pPr>
      <w:r>
        <w:t>Filter controls: Skill, City/Area, Date Posted, Wage Range.</w:t>
      </w:r>
    </w:p>
    <w:p w14:paraId="5A6B3F52" w14:textId="77777777" w:rsidR="006A5379" w:rsidRDefault="00000000">
      <w:pPr>
        <w:pStyle w:val="ListParagraph"/>
        <w:numPr>
          <w:ilvl w:val="0"/>
          <w:numId w:val="2"/>
        </w:numPr>
        <w:spacing w:before="40" w:after="40"/>
      </w:pPr>
      <w:r>
        <w:t>Each job card: Job Title, Employer Name (masked), Location, Distance, Wage, Date, 'Express Interest' button.</w:t>
      </w:r>
    </w:p>
    <w:p w14:paraId="5F6909A0" w14:textId="77777777" w:rsidR="006A5379" w:rsidRDefault="00000000">
      <w:pPr>
        <w:pStyle w:val="ListParagraph"/>
        <w:numPr>
          <w:ilvl w:val="0"/>
          <w:numId w:val="2"/>
        </w:numPr>
        <w:spacing w:before="40" w:after="40"/>
      </w:pPr>
      <w:r>
        <w:t>Pagination.</w:t>
      </w:r>
    </w:p>
    <w:p w14:paraId="5BA31AFC" w14:textId="77777777" w:rsidR="006A5379" w:rsidRDefault="00000000">
      <w:pPr>
        <w:spacing w:before="180" w:after="80"/>
      </w:pPr>
      <w:r>
        <w:rPr>
          <w:b/>
          <w:bCs/>
          <w:color w:val="2E75B6"/>
          <w:sz w:val="24"/>
          <w:szCs w:val="24"/>
        </w:rPr>
        <w:t>Screen W-04: Job Detail View</w:t>
      </w:r>
    </w:p>
    <w:p w14:paraId="1B4F29EA" w14:textId="77777777" w:rsidR="006A5379" w:rsidRDefault="00000000">
      <w:pPr>
        <w:pStyle w:val="ListParagraph"/>
        <w:numPr>
          <w:ilvl w:val="0"/>
          <w:numId w:val="2"/>
        </w:numPr>
        <w:spacing w:before="40" w:after="40"/>
      </w:pPr>
      <w:r>
        <w:t>Full job details.</w:t>
      </w:r>
    </w:p>
    <w:p w14:paraId="4707ACDB" w14:textId="77777777" w:rsidR="006A5379" w:rsidRDefault="00000000">
      <w:pPr>
        <w:pStyle w:val="ListParagraph"/>
        <w:numPr>
          <w:ilvl w:val="0"/>
          <w:numId w:val="2"/>
        </w:numPr>
        <w:spacing w:before="40" w:after="40"/>
      </w:pPr>
      <w:r>
        <w:t>'Express Interest' button (one click — cannot undo once clicked).</w:t>
      </w:r>
    </w:p>
    <w:p w14:paraId="0C7F25E7" w14:textId="77777777" w:rsidR="006A5379" w:rsidRDefault="00000000">
      <w:pPr>
        <w:pStyle w:val="ListParagraph"/>
        <w:numPr>
          <w:ilvl w:val="0"/>
          <w:numId w:val="2"/>
        </w:numPr>
        <w:spacing w:before="40" w:after="40"/>
      </w:pPr>
      <w:r>
        <w:t>Status shows 'Interest Expressed' after action.</w:t>
      </w:r>
    </w:p>
    <w:p w14:paraId="04DDC851" w14:textId="77777777" w:rsidR="006A5379" w:rsidRDefault="00000000">
      <w:pPr>
        <w:spacing w:before="180" w:after="80"/>
      </w:pPr>
      <w:r>
        <w:rPr>
          <w:b/>
          <w:bCs/>
          <w:color w:val="2E75B6"/>
          <w:sz w:val="24"/>
          <w:szCs w:val="24"/>
        </w:rPr>
        <w:t xml:space="preserve">Screen W-05: My </w:t>
      </w:r>
      <w:proofErr w:type="gramStart"/>
      <w:r>
        <w:rPr>
          <w:b/>
          <w:bCs/>
          <w:color w:val="2E75B6"/>
          <w:sz w:val="24"/>
          <w:szCs w:val="24"/>
        </w:rPr>
        <w:t>Applications</w:t>
      </w:r>
      <w:proofErr w:type="gramEnd"/>
    </w:p>
    <w:p w14:paraId="4B5A8425" w14:textId="77777777" w:rsidR="006A5379" w:rsidRDefault="00000000">
      <w:pPr>
        <w:pStyle w:val="ListParagraph"/>
        <w:numPr>
          <w:ilvl w:val="0"/>
          <w:numId w:val="2"/>
        </w:numPr>
        <w:spacing w:before="40" w:after="40"/>
      </w:pPr>
      <w:r>
        <w:t>List of jobs where interest has been expressed.</w:t>
      </w:r>
    </w:p>
    <w:p w14:paraId="6A8C6C89" w14:textId="77777777" w:rsidR="006A5379" w:rsidRDefault="00000000">
      <w:pPr>
        <w:pStyle w:val="ListParagraph"/>
        <w:numPr>
          <w:ilvl w:val="0"/>
          <w:numId w:val="2"/>
        </w:numPr>
        <w:spacing w:before="40" w:after="40"/>
      </w:pPr>
      <w:r>
        <w:t>Status per job: Pending | Employer Viewed | Employer Contacted | OTP Verified | Completed.</w:t>
      </w:r>
    </w:p>
    <w:p w14:paraId="282CAF98" w14:textId="77777777" w:rsidR="006A5379" w:rsidRDefault="00000000">
      <w:pPr>
        <w:spacing w:before="180" w:after="80"/>
      </w:pPr>
      <w:r>
        <w:rPr>
          <w:b/>
          <w:bCs/>
          <w:color w:val="2E75B6"/>
          <w:sz w:val="24"/>
          <w:szCs w:val="24"/>
        </w:rPr>
        <w:t>Screen W-06: Generate OTP (App OTP)</w:t>
      </w:r>
    </w:p>
    <w:p w14:paraId="55591C4E" w14:textId="77777777" w:rsidR="006A5379" w:rsidRDefault="00000000">
      <w:pPr>
        <w:pStyle w:val="ListParagraph"/>
        <w:numPr>
          <w:ilvl w:val="0"/>
          <w:numId w:val="2"/>
        </w:numPr>
        <w:spacing w:before="40" w:after="40"/>
      </w:pPr>
      <w:r>
        <w:t>Employee taps 'Generate OTP' from any application card or the OTP section of their dashboard.</w:t>
      </w:r>
    </w:p>
    <w:p w14:paraId="569FBE1E" w14:textId="150100E3" w:rsidR="006A5379" w:rsidRDefault="00000000">
      <w:pPr>
        <w:pStyle w:val="ListParagraph"/>
        <w:numPr>
          <w:ilvl w:val="0"/>
          <w:numId w:val="2"/>
        </w:numPr>
        <w:spacing w:before="40" w:after="40"/>
      </w:pPr>
      <w:r>
        <w:t>System generates a 6-digit time-limited OTP (valid for 1</w:t>
      </w:r>
      <w:r w:rsidR="00E5086E">
        <w:t xml:space="preserve"> hour after start time)</w:t>
      </w:r>
    </w:p>
    <w:p w14:paraId="494D6050" w14:textId="77777777" w:rsidR="006A5379" w:rsidRDefault="00000000">
      <w:pPr>
        <w:pStyle w:val="ListParagraph"/>
        <w:numPr>
          <w:ilvl w:val="0"/>
          <w:numId w:val="2"/>
        </w:numPr>
        <w:spacing w:before="40" w:after="40"/>
      </w:pPr>
      <w:r>
        <w:t>OTP is delivered via WhatsApp notification to the employee's registered number.</w:t>
      </w:r>
    </w:p>
    <w:p w14:paraId="3874A79E" w14:textId="77777777" w:rsidR="006A5379" w:rsidRDefault="00000000">
      <w:pPr>
        <w:pStyle w:val="ListParagraph"/>
        <w:numPr>
          <w:ilvl w:val="0"/>
          <w:numId w:val="2"/>
        </w:numPr>
        <w:spacing w:before="40" w:after="40"/>
      </w:pPr>
      <w:r>
        <w:t>Employee shows / tells OTP to Employer for identity verification.</w:t>
      </w:r>
    </w:p>
    <w:p w14:paraId="6E4F27F8" w14:textId="77777777" w:rsidR="006A5379" w:rsidRDefault="00000000">
      <w:pPr>
        <w:pStyle w:val="ListParagraph"/>
        <w:numPr>
          <w:ilvl w:val="0"/>
          <w:numId w:val="2"/>
        </w:numPr>
        <w:spacing w:before="40" w:after="40"/>
      </w:pPr>
      <w:r>
        <w:t>Screen shows countdown timer. 'Regenerate' button available after expiry.</w:t>
      </w:r>
    </w:p>
    <w:p w14:paraId="6DBD518C" w14:textId="77777777" w:rsidR="006A5379" w:rsidRDefault="00000000">
      <w:pPr>
        <w:pBdr>
          <w:left w:val="single" w:sz="6" w:space="0" w:color="F4A261"/>
        </w:pBdr>
        <w:spacing w:before="80" w:after="80"/>
        <w:ind w:left="360"/>
      </w:pPr>
      <w:r>
        <w:rPr>
          <w:i/>
          <w:iCs/>
          <w:color w:val="CC4400"/>
          <w:sz w:val="20"/>
          <w:szCs w:val="20"/>
        </w:rPr>
        <w:t>⚠ Note: The OTP is generated by the platform, not guessable. It links to the specific employee and job, ensuring no fraud.</w:t>
      </w:r>
    </w:p>
    <w:p w14:paraId="12EE5CD3" w14:textId="77777777" w:rsidR="006A5379" w:rsidRDefault="006A5379">
      <w:pPr>
        <w:spacing w:before="100"/>
      </w:pPr>
    </w:p>
    <w:p w14:paraId="5D6BD2F5" w14:textId="77777777" w:rsidR="006A5379" w:rsidRDefault="00000000">
      <w:pPr>
        <w:pStyle w:val="Heading2"/>
      </w:pPr>
      <w:proofErr w:type="gramStart"/>
      <w:r>
        <w:t>5.4  Admin</w:t>
      </w:r>
      <w:proofErr w:type="gramEnd"/>
      <w:r>
        <w:t xml:space="preserve"> Panel</w:t>
      </w:r>
    </w:p>
    <w:p w14:paraId="0C88E5B6" w14:textId="77777777" w:rsidR="006A5379" w:rsidRDefault="00000000">
      <w:pPr>
        <w:spacing w:before="180" w:after="80"/>
      </w:pPr>
      <w:r>
        <w:rPr>
          <w:b/>
          <w:bCs/>
          <w:color w:val="2E75B6"/>
          <w:sz w:val="24"/>
          <w:szCs w:val="24"/>
        </w:rPr>
        <w:t>Screen A-01: Admin Login</w:t>
      </w:r>
    </w:p>
    <w:p w14:paraId="7AE12F63" w14:textId="77777777" w:rsidR="006A5379" w:rsidRDefault="00000000">
      <w:pPr>
        <w:pStyle w:val="ListParagraph"/>
        <w:numPr>
          <w:ilvl w:val="0"/>
          <w:numId w:val="2"/>
        </w:numPr>
        <w:spacing w:before="40" w:after="40"/>
      </w:pPr>
      <w:r>
        <w:t>Separate secure login for Admin (not accessible from public login).</w:t>
      </w:r>
    </w:p>
    <w:p w14:paraId="2BE3D29E" w14:textId="77777777" w:rsidR="006A5379" w:rsidRDefault="00000000">
      <w:pPr>
        <w:spacing w:before="180" w:after="80"/>
      </w:pPr>
      <w:r>
        <w:rPr>
          <w:b/>
          <w:bCs/>
          <w:color w:val="2E75B6"/>
          <w:sz w:val="24"/>
          <w:szCs w:val="24"/>
        </w:rPr>
        <w:t>Screen A-02: Admin Dashboard</w:t>
      </w:r>
    </w:p>
    <w:p w14:paraId="5E13AF5E" w14:textId="77777777" w:rsidR="006A5379" w:rsidRDefault="00000000">
      <w:pPr>
        <w:pStyle w:val="ListParagraph"/>
        <w:numPr>
          <w:ilvl w:val="0"/>
          <w:numId w:val="2"/>
        </w:numPr>
        <w:spacing w:before="40" w:after="40"/>
      </w:pPr>
      <w:r>
        <w:t>KPI cards: Total Employers | Total Employees | Total Jobs Posted | Active Jobs | OTPs Generated Today.</w:t>
      </w:r>
    </w:p>
    <w:p w14:paraId="343B9D4A" w14:textId="77777777" w:rsidR="006A5379" w:rsidRDefault="00000000">
      <w:pPr>
        <w:pStyle w:val="ListParagraph"/>
        <w:numPr>
          <w:ilvl w:val="0"/>
          <w:numId w:val="2"/>
        </w:numPr>
        <w:spacing w:before="40" w:after="40"/>
      </w:pPr>
      <w:r>
        <w:t>Simple bar chart: Jobs posted per week (last 4 weeks).</w:t>
      </w:r>
    </w:p>
    <w:p w14:paraId="6E0DE830" w14:textId="77777777" w:rsidR="006A5379" w:rsidRDefault="00000000">
      <w:pPr>
        <w:spacing w:before="180" w:after="80"/>
      </w:pPr>
      <w:r>
        <w:rPr>
          <w:b/>
          <w:bCs/>
          <w:color w:val="2E75B6"/>
          <w:sz w:val="24"/>
          <w:szCs w:val="24"/>
        </w:rPr>
        <w:t>Screen A-03: Manage Employers</w:t>
      </w:r>
    </w:p>
    <w:p w14:paraId="26915E25" w14:textId="77777777" w:rsidR="006A5379" w:rsidRDefault="00000000">
      <w:pPr>
        <w:pStyle w:val="ListParagraph"/>
        <w:numPr>
          <w:ilvl w:val="0"/>
          <w:numId w:val="2"/>
        </w:numPr>
        <w:spacing w:before="40" w:after="40"/>
      </w:pPr>
      <w:r>
        <w:t>Table: Employer Name, Mobile, Email, City, Date Registered, Status (Active/Blocked).</w:t>
      </w:r>
    </w:p>
    <w:p w14:paraId="31D569B7" w14:textId="77777777" w:rsidR="006A5379" w:rsidRDefault="00000000">
      <w:pPr>
        <w:pStyle w:val="ListParagraph"/>
        <w:numPr>
          <w:ilvl w:val="0"/>
          <w:numId w:val="2"/>
        </w:numPr>
        <w:spacing w:before="40" w:after="40"/>
      </w:pPr>
      <w:r>
        <w:t>Actions: View Details, Block/Unblock, Delete.</w:t>
      </w:r>
    </w:p>
    <w:p w14:paraId="634554C4" w14:textId="77777777" w:rsidR="006A5379" w:rsidRDefault="00000000">
      <w:pPr>
        <w:pStyle w:val="ListParagraph"/>
        <w:numPr>
          <w:ilvl w:val="0"/>
          <w:numId w:val="2"/>
        </w:numPr>
        <w:spacing w:before="40" w:after="40"/>
      </w:pPr>
      <w:r>
        <w:t>Search and filter by city, status.</w:t>
      </w:r>
    </w:p>
    <w:p w14:paraId="75D1C163" w14:textId="77777777" w:rsidR="006A5379" w:rsidRDefault="00000000">
      <w:pPr>
        <w:spacing w:before="180" w:after="80"/>
      </w:pPr>
      <w:r>
        <w:rPr>
          <w:b/>
          <w:bCs/>
          <w:color w:val="2E75B6"/>
          <w:sz w:val="24"/>
          <w:szCs w:val="24"/>
        </w:rPr>
        <w:t>Screen A-04: Manage Employees</w:t>
      </w:r>
    </w:p>
    <w:p w14:paraId="0AF4D92C" w14:textId="77777777" w:rsidR="006A5379" w:rsidRDefault="00000000">
      <w:pPr>
        <w:pStyle w:val="ListParagraph"/>
        <w:numPr>
          <w:ilvl w:val="0"/>
          <w:numId w:val="2"/>
        </w:numPr>
        <w:spacing w:before="40" w:after="40"/>
      </w:pPr>
      <w:r>
        <w:t>Table: Name, Mobile, Email, Skills, City, Date Registered, Status.</w:t>
      </w:r>
    </w:p>
    <w:p w14:paraId="6E3C172B" w14:textId="77777777" w:rsidR="006A5379" w:rsidRDefault="00000000">
      <w:pPr>
        <w:pStyle w:val="ListParagraph"/>
        <w:numPr>
          <w:ilvl w:val="0"/>
          <w:numId w:val="2"/>
        </w:numPr>
        <w:spacing w:before="40" w:after="40"/>
      </w:pPr>
      <w:r>
        <w:t>Actions: View Details, Block/Unblock, Delete.</w:t>
      </w:r>
    </w:p>
    <w:p w14:paraId="1251B094" w14:textId="77777777" w:rsidR="006A5379" w:rsidRDefault="00000000">
      <w:pPr>
        <w:pStyle w:val="ListParagraph"/>
        <w:numPr>
          <w:ilvl w:val="0"/>
          <w:numId w:val="2"/>
        </w:numPr>
        <w:spacing w:before="40" w:after="40"/>
      </w:pPr>
      <w:r>
        <w:t>Search and filter by skill, city, status.</w:t>
      </w:r>
    </w:p>
    <w:p w14:paraId="62EFDD3A" w14:textId="77777777" w:rsidR="006A5379" w:rsidRDefault="00000000">
      <w:pPr>
        <w:spacing w:before="180" w:after="80"/>
      </w:pPr>
      <w:r>
        <w:rPr>
          <w:b/>
          <w:bCs/>
          <w:color w:val="2E75B6"/>
          <w:sz w:val="24"/>
          <w:szCs w:val="24"/>
        </w:rPr>
        <w:lastRenderedPageBreak/>
        <w:t>Screen A-05: Manage Job Posts</w:t>
      </w:r>
    </w:p>
    <w:p w14:paraId="2706F481" w14:textId="77777777" w:rsidR="006A5379" w:rsidRDefault="00000000">
      <w:pPr>
        <w:pStyle w:val="ListParagraph"/>
        <w:numPr>
          <w:ilvl w:val="0"/>
          <w:numId w:val="2"/>
        </w:numPr>
        <w:spacing w:before="40" w:after="40"/>
      </w:pPr>
      <w:r>
        <w:t>Table: Job Title, Employer Name, City, Status, Date Posted, Applicants Count.</w:t>
      </w:r>
    </w:p>
    <w:p w14:paraId="50DECB0F" w14:textId="77777777" w:rsidR="006A5379" w:rsidRDefault="00000000">
      <w:pPr>
        <w:pStyle w:val="ListParagraph"/>
        <w:numPr>
          <w:ilvl w:val="0"/>
          <w:numId w:val="2"/>
        </w:numPr>
        <w:spacing w:before="40" w:after="40"/>
      </w:pPr>
      <w:r>
        <w:t>Actions: View Details, Close Job, Delete.</w:t>
      </w:r>
    </w:p>
    <w:p w14:paraId="0E20E242" w14:textId="77777777" w:rsidR="006A5379" w:rsidRDefault="00000000">
      <w:pPr>
        <w:pStyle w:val="ListParagraph"/>
        <w:numPr>
          <w:ilvl w:val="0"/>
          <w:numId w:val="2"/>
        </w:numPr>
        <w:spacing w:before="40" w:after="40"/>
      </w:pPr>
      <w:r>
        <w:t>Filter by status, city, date range.</w:t>
      </w:r>
    </w:p>
    <w:p w14:paraId="1E94AF5B" w14:textId="77777777" w:rsidR="006A5379" w:rsidRDefault="00000000">
      <w:pPr>
        <w:spacing w:before="180" w:after="80"/>
      </w:pPr>
      <w:r>
        <w:rPr>
          <w:b/>
          <w:bCs/>
          <w:color w:val="2E75B6"/>
          <w:sz w:val="24"/>
          <w:szCs w:val="24"/>
        </w:rPr>
        <w:t>Screen A-06: Notification Logs</w:t>
      </w:r>
    </w:p>
    <w:p w14:paraId="4918046F" w14:textId="77777777" w:rsidR="006A5379" w:rsidRDefault="00000000">
      <w:pPr>
        <w:pStyle w:val="ListParagraph"/>
        <w:numPr>
          <w:ilvl w:val="0"/>
          <w:numId w:val="2"/>
        </w:numPr>
        <w:spacing w:before="40" w:after="40"/>
      </w:pPr>
      <w:r>
        <w:t>Log of all WhatsApp notifications sent: Employee Name, Job Title, Timestamp, Delivery Status (Sent / Failed).</w:t>
      </w:r>
    </w:p>
    <w:p w14:paraId="396EF004" w14:textId="77777777" w:rsidR="006A5379" w:rsidRDefault="00000000">
      <w:pPr>
        <w:pStyle w:val="ListParagraph"/>
        <w:numPr>
          <w:ilvl w:val="0"/>
          <w:numId w:val="2"/>
        </w:numPr>
        <w:spacing w:before="40" w:after="40"/>
      </w:pPr>
      <w:r>
        <w:t>OTP log: Employee, Job, Generated At, Used (Yes/No).</w:t>
      </w:r>
    </w:p>
    <w:p w14:paraId="6FFA8D30" w14:textId="77777777" w:rsidR="006A5379" w:rsidRDefault="006A5379">
      <w:pPr>
        <w:pBdr>
          <w:bottom w:val="single" w:sz="4" w:space="0" w:color="CCCCCC"/>
        </w:pBdr>
        <w:spacing w:before="160" w:after="160"/>
      </w:pPr>
    </w:p>
    <w:p w14:paraId="7A074C11" w14:textId="77777777" w:rsidR="006A5379" w:rsidRDefault="00000000">
      <w:r>
        <w:br w:type="page"/>
      </w:r>
    </w:p>
    <w:p w14:paraId="04FE1C18" w14:textId="77777777" w:rsidR="006A5379" w:rsidRDefault="00000000">
      <w:pPr>
        <w:pStyle w:val="Heading1"/>
      </w:pPr>
      <w:r>
        <w:lastRenderedPageBreak/>
        <w:t>6. Database Design Overview</w:t>
      </w:r>
    </w:p>
    <w:p w14:paraId="23887832" w14:textId="77777777" w:rsidR="006A5379" w:rsidRDefault="00000000">
      <w:pPr>
        <w:spacing w:before="60" w:after="80"/>
      </w:pPr>
      <w:r>
        <w:t>Below are the core tables. Full schema will be finalised during the Database Design phase (Week 1).</w:t>
      </w:r>
    </w:p>
    <w:p w14:paraId="4577E7D6" w14:textId="77777777" w:rsidR="006A5379" w:rsidRDefault="006A5379">
      <w:pPr>
        <w:spacing w:before="12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6A5379" w14:paraId="5A5A8D84" w14:textId="77777777">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2405D622" w14:textId="77777777" w:rsidR="006A5379" w:rsidRDefault="00000000">
            <w:r>
              <w:rPr>
                <w:b/>
                <w:bCs/>
                <w:color w:val="FFFFFF"/>
                <w:sz w:val="20"/>
                <w:szCs w:val="20"/>
              </w:rPr>
              <w:t>Table</w:t>
            </w:r>
          </w:p>
        </w:tc>
        <w:tc>
          <w:tcPr>
            <w:tcW w:w="71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0EF4A494" w14:textId="77777777" w:rsidR="006A5379" w:rsidRDefault="00000000">
            <w:r>
              <w:rPr>
                <w:b/>
                <w:bCs/>
                <w:color w:val="FFFFFF"/>
                <w:sz w:val="20"/>
                <w:szCs w:val="20"/>
              </w:rPr>
              <w:t>Key Columns</w:t>
            </w:r>
          </w:p>
        </w:tc>
      </w:tr>
      <w:tr w:rsidR="006A5379" w14:paraId="7C39778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EF3F34B" w14:textId="77777777" w:rsidR="006A5379" w:rsidRDefault="00000000">
            <w:r>
              <w:rPr>
                <w:sz w:val="20"/>
                <w:szCs w:val="20"/>
              </w:rPr>
              <w:t>Users</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FC96521" w14:textId="77777777" w:rsidR="006A5379" w:rsidRDefault="00000000">
            <w:proofErr w:type="spellStart"/>
            <w:r>
              <w:rPr>
                <w:sz w:val="20"/>
                <w:szCs w:val="20"/>
              </w:rPr>
              <w:t>UserID</w:t>
            </w:r>
            <w:proofErr w:type="spellEnd"/>
            <w:r>
              <w:rPr>
                <w:sz w:val="20"/>
                <w:szCs w:val="20"/>
              </w:rPr>
              <w:t xml:space="preserve">, Name, Mobile, Email, </w:t>
            </w:r>
            <w:proofErr w:type="spellStart"/>
            <w:r>
              <w:rPr>
                <w:sz w:val="20"/>
                <w:szCs w:val="20"/>
              </w:rPr>
              <w:t>PasswordHash</w:t>
            </w:r>
            <w:proofErr w:type="spellEnd"/>
            <w:r>
              <w:rPr>
                <w:sz w:val="20"/>
                <w:szCs w:val="20"/>
              </w:rPr>
              <w:t xml:space="preserve">, Role (Employer/Employee/Admin), </w:t>
            </w:r>
            <w:proofErr w:type="spellStart"/>
            <w:r>
              <w:rPr>
                <w:sz w:val="20"/>
                <w:szCs w:val="20"/>
              </w:rPr>
              <w:t>IsActive</w:t>
            </w:r>
            <w:proofErr w:type="spellEnd"/>
            <w:r>
              <w:rPr>
                <w:sz w:val="20"/>
                <w:szCs w:val="20"/>
              </w:rPr>
              <w:t xml:space="preserve">, </w:t>
            </w:r>
            <w:proofErr w:type="spellStart"/>
            <w:r>
              <w:rPr>
                <w:sz w:val="20"/>
                <w:szCs w:val="20"/>
              </w:rPr>
              <w:t>CreatedAt</w:t>
            </w:r>
            <w:proofErr w:type="spellEnd"/>
          </w:p>
        </w:tc>
      </w:tr>
      <w:tr w:rsidR="006A5379" w14:paraId="1566ED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AA8BDF" w14:textId="77777777" w:rsidR="006A5379" w:rsidRDefault="00000000">
            <w:proofErr w:type="spellStart"/>
            <w:r>
              <w:rPr>
                <w:sz w:val="20"/>
                <w:szCs w:val="20"/>
              </w:rPr>
              <w:t>EmployerProfiles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0C4B52B" w14:textId="77777777" w:rsidR="006A5379" w:rsidRDefault="00000000">
            <w:proofErr w:type="spellStart"/>
            <w:r>
              <w:rPr>
                <w:sz w:val="20"/>
                <w:szCs w:val="20"/>
              </w:rPr>
              <w:t>EmployerID</w:t>
            </w:r>
            <w:proofErr w:type="spellEnd"/>
            <w:r>
              <w:rPr>
                <w:sz w:val="20"/>
                <w:szCs w:val="20"/>
              </w:rPr>
              <w:t xml:space="preserve"> (FK: </w:t>
            </w:r>
            <w:proofErr w:type="spellStart"/>
            <w:r>
              <w:rPr>
                <w:sz w:val="20"/>
                <w:szCs w:val="20"/>
              </w:rPr>
              <w:t>UserID</w:t>
            </w:r>
            <w:proofErr w:type="spellEnd"/>
            <w:r>
              <w:rPr>
                <w:sz w:val="20"/>
                <w:szCs w:val="20"/>
              </w:rPr>
              <w:t xml:space="preserve">), </w:t>
            </w:r>
            <w:proofErr w:type="spellStart"/>
            <w:r>
              <w:rPr>
                <w:sz w:val="20"/>
                <w:szCs w:val="20"/>
              </w:rPr>
              <w:t>CompanyName</w:t>
            </w:r>
            <w:proofErr w:type="spellEnd"/>
            <w:r>
              <w:rPr>
                <w:sz w:val="20"/>
                <w:szCs w:val="20"/>
              </w:rPr>
              <w:t xml:space="preserve">, </w:t>
            </w:r>
            <w:proofErr w:type="spellStart"/>
            <w:r>
              <w:rPr>
                <w:sz w:val="20"/>
                <w:szCs w:val="20"/>
              </w:rPr>
              <w:t>LogoURL</w:t>
            </w:r>
            <w:proofErr w:type="spellEnd"/>
            <w:r>
              <w:rPr>
                <w:sz w:val="20"/>
                <w:szCs w:val="20"/>
              </w:rPr>
              <w:t>, City, Latitude, Longitude</w:t>
            </w:r>
          </w:p>
        </w:tc>
      </w:tr>
      <w:tr w:rsidR="006A5379" w14:paraId="3299418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8A73279" w14:textId="77777777" w:rsidR="006A5379" w:rsidRDefault="00000000">
            <w:proofErr w:type="spellStart"/>
            <w:r>
              <w:rPr>
                <w:sz w:val="20"/>
                <w:szCs w:val="20"/>
              </w:rPr>
              <w:t>EmployeeProfiles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148029E" w14:textId="77777777" w:rsidR="006A5379" w:rsidRDefault="00000000">
            <w:proofErr w:type="spellStart"/>
            <w:r>
              <w:rPr>
                <w:sz w:val="20"/>
                <w:szCs w:val="20"/>
              </w:rPr>
              <w:t>EmployeeID</w:t>
            </w:r>
            <w:proofErr w:type="spellEnd"/>
            <w:r>
              <w:rPr>
                <w:sz w:val="20"/>
                <w:szCs w:val="20"/>
              </w:rPr>
              <w:t xml:space="preserve"> (FK: </w:t>
            </w:r>
            <w:proofErr w:type="spellStart"/>
            <w:r>
              <w:rPr>
                <w:sz w:val="20"/>
                <w:szCs w:val="20"/>
              </w:rPr>
              <w:t>UserID</w:t>
            </w:r>
            <w:proofErr w:type="spellEnd"/>
            <w:r>
              <w:rPr>
                <w:sz w:val="20"/>
                <w:szCs w:val="20"/>
              </w:rPr>
              <w:t xml:space="preserve">), City, Latitude, Longitude, </w:t>
            </w:r>
            <w:proofErr w:type="spellStart"/>
            <w:r>
              <w:rPr>
                <w:sz w:val="20"/>
                <w:szCs w:val="20"/>
              </w:rPr>
              <w:t>PreferredRadiusKm</w:t>
            </w:r>
            <w:proofErr w:type="spellEnd"/>
          </w:p>
        </w:tc>
      </w:tr>
      <w:tr w:rsidR="006A5379" w14:paraId="7AF542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72A261" w14:textId="77777777" w:rsidR="006A5379" w:rsidRDefault="00000000">
            <w:proofErr w:type="spellStart"/>
            <w:r>
              <w:rPr>
                <w:sz w:val="20"/>
                <w:szCs w:val="20"/>
              </w:rPr>
              <w:t>EmployeeSkills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CC4163" w14:textId="77777777" w:rsidR="006A5379" w:rsidRDefault="00000000">
            <w:proofErr w:type="spellStart"/>
            <w:r>
              <w:rPr>
                <w:sz w:val="20"/>
                <w:szCs w:val="20"/>
              </w:rPr>
              <w:t>EmployeeSkillID</w:t>
            </w:r>
            <w:proofErr w:type="spellEnd"/>
            <w:r>
              <w:rPr>
                <w:sz w:val="20"/>
                <w:szCs w:val="20"/>
              </w:rPr>
              <w:t xml:space="preserve">, </w:t>
            </w:r>
            <w:proofErr w:type="spellStart"/>
            <w:r>
              <w:rPr>
                <w:sz w:val="20"/>
                <w:szCs w:val="20"/>
              </w:rPr>
              <w:t>EmployeeID</w:t>
            </w:r>
            <w:proofErr w:type="spellEnd"/>
            <w:r>
              <w:rPr>
                <w:sz w:val="20"/>
                <w:szCs w:val="20"/>
              </w:rPr>
              <w:t xml:space="preserve">, </w:t>
            </w:r>
            <w:proofErr w:type="spellStart"/>
            <w:r>
              <w:rPr>
                <w:sz w:val="20"/>
                <w:szCs w:val="20"/>
              </w:rPr>
              <w:t>SkillID</w:t>
            </w:r>
            <w:proofErr w:type="spellEnd"/>
          </w:p>
        </w:tc>
      </w:tr>
      <w:tr w:rsidR="006A5379" w14:paraId="12EE9F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E067E3A" w14:textId="77777777" w:rsidR="006A5379" w:rsidRDefault="00000000">
            <w:r>
              <w:rPr>
                <w:sz w:val="20"/>
                <w:szCs w:val="20"/>
              </w:rPr>
              <w:t>Skills</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A2545AB" w14:textId="77777777" w:rsidR="006A5379" w:rsidRDefault="00000000">
            <w:proofErr w:type="spellStart"/>
            <w:r>
              <w:rPr>
                <w:sz w:val="20"/>
                <w:szCs w:val="20"/>
              </w:rPr>
              <w:t>SkillID</w:t>
            </w:r>
            <w:proofErr w:type="spellEnd"/>
            <w:r>
              <w:rPr>
                <w:sz w:val="20"/>
                <w:szCs w:val="20"/>
              </w:rPr>
              <w:t xml:space="preserve">, </w:t>
            </w:r>
            <w:proofErr w:type="spellStart"/>
            <w:r>
              <w:rPr>
                <w:sz w:val="20"/>
                <w:szCs w:val="20"/>
              </w:rPr>
              <w:t>SkillName</w:t>
            </w:r>
            <w:proofErr w:type="spellEnd"/>
            <w:r>
              <w:rPr>
                <w:sz w:val="20"/>
                <w:szCs w:val="20"/>
              </w:rPr>
              <w:t>, Category</w:t>
            </w:r>
          </w:p>
        </w:tc>
      </w:tr>
      <w:tr w:rsidR="006A5379" w14:paraId="33BAEA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720D37" w14:textId="77777777" w:rsidR="006A5379" w:rsidRDefault="00000000">
            <w:proofErr w:type="spellStart"/>
            <w:r>
              <w:rPr>
                <w:sz w:val="20"/>
                <w:szCs w:val="20"/>
              </w:rPr>
              <w:t>JobPosts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71D9BD" w14:textId="77777777" w:rsidR="006A5379" w:rsidRDefault="00000000">
            <w:proofErr w:type="spellStart"/>
            <w:r>
              <w:rPr>
                <w:sz w:val="20"/>
                <w:szCs w:val="20"/>
              </w:rPr>
              <w:t>JobID</w:t>
            </w:r>
            <w:proofErr w:type="spellEnd"/>
            <w:r>
              <w:rPr>
                <w:sz w:val="20"/>
                <w:szCs w:val="20"/>
              </w:rPr>
              <w:t xml:space="preserve">, </w:t>
            </w:r>
            <w:proofErr w:type="spellStart"/>
            <w:r>
              <w:rPr>
                <w:sz w:val="20"/>
                <w:szCs w:val="20"/>
              </w:rPr>
              <w:t>EmployerID</w:t>
            </w:r>
            <w:proofErr w:type="spellEnd"/>
            <w:r>
              <w:rPr>
                <w:sz w:val="20"/>
                <w:szCs w:val="20"/>
              </w:rPr>
              <w:t xml:space="preserve">, Title, </w:t>
            </w:r>
            <w:proofErr w:type="spellStart"/>
            <w:r>
              <w:rPr>
                <w:sz w:val="20"/>
                <w:szCs w:val="20"/>
              </w:rPr>
              <w:t>CategoryID</w:t>
            </w:r>
            <w:proofErr w:type="spellEnd"/>
            <w:r>
              <w:rPr>
                <w:sz w:val="20"/>
                <w:szCs w:val="20"/>
              </w:rPr>
              <w:t xml:space="preserve">, Description, </w:t>
            </w:r>
            <w:proofErr w:type="spellStart"/>
            <w:r>
              <w:rPr>
                <w:sz w:val="20"/>
                <w:szCs w:val="20"/>
              </w:rPr>
              <w:t>RequiredWorkers</w:t>
            </w:r>
            <w:proofErr w:type="spellEnd"/>
            <w:r>
              <w:rPr>
                <w:sz w:val="20"/>
                <w:szCs w:val="20"/>
              </w:rPr>
              <w:t xml:space="preserve">, Wage, StartDate, </w:t>
            </w:r>
            <w:proofErr w:type="spellStart"/>
            <w:r>
              <w:rPr>
                <w:sz w:val="20"/>
                <w:szCs w:val="20"/>
              </w:rPr>
              <w:t>DurationDays</w:t>
            </w:r>
            <w:proofErr w:type="spellEnd"/>
            <w:r>
              <w:rPr>
                <w:sz w:val="20"/>
                <w:szCs w:val="20"/>
              </w:rPr>
              <w:t xml:space="preserve">, </w:t>
            </w:r>
            <w:proofErr w:type="spellStart"/>
            <w:r>
              <w:rPr>
                <w:sz w:val="20"/>
                <w:szCs w:val="20"/>
              </w:rPr>
              <w:t>LocationText</w:t>
            </w:r>
            <w:proofErr w:type="spellEnd"/>
            <w:r>
              <w:rPr>
                <w:sz w:val="20"/>
                <w:szCs w:val="20"/>
              </w:rPr>
              <w:t xml:space="preserve">, Latitude, Longitude, Status, </w:t>
            </w:r>
            <w:proofErr w:type="spellStart"/>
            <w:r>
              <w:rPr>
                <w:sz w:val="20"/>
                <w:szCs w:val="20"/>
              </w:rPr>
              <w:t>CreatedAt</w:t>
            </w:r>
            <w:proofErr w:type="spellEnd"/>
          </w:p>
        </w:tc>
      </w:tr>
      <w:tr w:rsidR="006A5379" w14:paraId="3D48650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4C5C4BF" w14:textId="77777777" w:rsidR="006A5379" w:rsidRDefault="00000000">
            <w:proofErr w:type="spellStart"/>
            <w:r>
              <w:rPr>
                <w:sz w:val="20"/>
                <w:szCs w:val="20"/>
              </w:rPr>
              <w:t>JobSkills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219A7D5" w14:textId="77777777" w:rsidR="006A5379" w:rsidRDefault="00000000">
            <w:proofErr w:type="spellStart"/>
            <w:r>
              <w:rPr>
                <w:sz w:val="20"/>
                <w:szCs w:val="20"/>
              </w:rPr>
              <w:t>JobSkillID</w:t>
            </w:r>
            <w:proofErr w:type="spellEnd"/>
            <w:r>
              <w:rPr>
                <w:sz w:val="20"/>
                <w:szCs w:val="20"/>
              </w:rPr>
              <w:t xml:space="preserve">, </w:t>
            </w:r>
            <w:proofErr w:type="spellStart"/>
            <w:r>
              <w:rPr>
                <w:sz w:val="20"/>
                <w:szCs w:val="20"/>
              </w:rPr>
              <w:t>JobID</w:t>
            </w:r>
            <w:proofErr w:type="spellEnd"/>
            <w:r>
              <w:rPr>
                <w:sz w:val="20"/>
                <w:szCs w:val="20"/>
              </w:rPr>
              <w:t xml:space="preserve">, </w:t>
            </w:r>
            <w:proofErr w:type="spellStart"/>
            <w:r>
              <w:rPr>
                <w:sz w:val="20"/>
                <w:szCs w:val="20"/>
              </w:rPr>
              <w:t>SkillID</w:t>
            </w:r>
            <w:proofErr w:type="spellEnd"/>
          </w:p>
        </w:tc>
      </w:tr>
      <w:tr w:rsidR="006A5379" w14:paraId="53007E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59994A" w14:textId="77777777" w:rsidR="006A5379" w:rsidRDefault="00000000">
            <w:proofErr w:type="spellStart"/>
            <w:r>
              <w:rPr>
                <w:sz w:val="20"/>
                <w:szCs w:val="20"/>
              </w:rPr>
              <w:t>JobApplications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15A5F23" w14:textId="77777777" w:rsidR="006A5379" w:rsidRDefault="00000000">
            <w:proofErr w:type="spellStart"/>
            <w:r>
              <w:rPr>
                <w:sz w:val="20"/>
                <w:szCs w:val="20"/>
              </w:rPr>
              <w:t>ApplicationID</w:t>
            </w:r>
            <w:proofErr w:type="spellEnd"/>
            <w:r>
              <w:rPr>
                <w:sz w:val="20"/>
                <w:szCs w:val="20"/>
              </w:rPr>
              <w:t xml:space="preserve">, </w:t>
            </w:r>
            <w:proofErr w:type="spellStart"/>
            <w:r>
              <w:rPr>
                <w:sz w:val="20"/>
                <w:szCs w:val="20"/>
              </w:rPr>
              <w:t>JobID</w:t>
            </w:r>
            <w:proofErr w:type="spellEnd"/>
            <w:r>
              <w:rPr>
                <w:sz w:val="20"/>
                <w:szCs w:val="20"/>
              </w:rPr>
              <w:t xml:space="preserve">, </w:t>
            </w:r>
            <w:proofErr w:type="spellStart"/>
            <w:r>
              <w:rPr>
                <w:sz w:val="20"/>
                <w:szCs w:val="20"/>
              </w:rPr>
              <w:t>EmployeeID</w:t>
            </w:r>
            <w:proofErr w:type="spellEnd"/>
            <w:r>
              <w:rPr>
                <w:sz w:val="20"/>
                <w:szCs w:val="20"/>
              </w:rPr>
              <w:t xml:space="preserve">, Status, </w:t>
            </w:r>
            <w:proofErr w:type="spellStart"/>
            <w:r>
              <w:rPr>
                <w:sz w:val="20"/>
                <w:szCs w:val="20"/>
              </w:rPr>
              <w:t>AppliedAt</w:t>
            </w:r>
            <w:proofErr w:type="spellEnd"/>
            <w:r>
              <w:rPr>
                <w:sz w:val="20"/>
                <w:szCs w:val="20"/>
              </w:rPr>
              <w:t xml:space="preserve">, </w:t>
            </w:r>
            <w:proofErr w:type="spellStart"/>
            <w:r>
              <w:rPr>
                <w:sz w:val="20"/>
                <w:szCs w:val="20"/>
              </w:rPr>
              <w:t>OTPGenerated</w:t>
            </w:r>
            <w:proofErr w:type="spellEnd"/>
            <w:r>
              <w:rPr>
                <w:sz w:val="20"/>
                <w:szCs w:val="20"/>
              </w:rPr>
              <w:t xml:space="preserve">, </w:t>
            </w:r>
            <w:proofErr w:type="spellStart"/>
            <w:r>
              <w:rPr>
                <w:sz w:val="20"/>
                <w:szCs w:val="20"/>
              </w:rPr>
              <w:t>OTPVerified</w:t>
            </w:r>
            <w:proofErr w:type="spellEnd"/>
          </w:p>
        </w:tc>
      </w:tr>
      <w:tr w:rsidR="006A5379" w14:paraId="4D17A6B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5011A6F" w14:textId="77777777" w:rsidR="006A5379" w:rsidRDefault="00000000">
            <w:proofErr w:type="spellStart"/>
            <w:r>
              <w:rPr>
                <w:sz w:val="20"/>
                <w:szCs w:val="20"/>
              </w:rPr>
              <w:t>OTPRecords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66007CA" w14:textId="77777777" w:rsidR="006A5379" w:rsidRDefault="00000000">
            <w:r>
              <w:rPr>
                <w:sz w:val="20"/>
                <w:szCs w:val="20"/>
              </w:rPr>
              <w:t xml:space="preserve">OTPID, </w:t>
            </w:r>
            <w:proofErr w:type="spellStart"/>
            <w:r>
              <w:rPr>
                <w:sz w:val="20"/>
                <w:szCs w:val="20"/>
              </w:rPr>
              <w:t>EmployeeID</w:t>
            </w:r>
            <w:proofErr w:type="spellEnd"/>
            <w:r>
              <w:rPr>
                <w:sz w:val="20"/>
                <w:szCs w:val="20"/>
              </w:rPr>
              <w:t xml:space="preserve">, </w:t>
            </w:r>
            <w:proofErr w:type="spellStart"/>
            <w:r>
              <w:rPr>
                <w:sz w:val="20"/>
                <w:szCs w:val="20"/>
              </w:rPr>
              <w:t>JobID</w:t>
            </w:r>
            <w:proofErr w:type="spellEnd"/>
            <w:r>
              <w:rPr>
                <w:sz w:val="20"/>
                <w:szCs w:val="20"/>
              </w:rPr>
              <w:t xml:space="preserve">, </w:t>
            </w:r>
            <w:proofErr w:type="spellStart"/>
            <w:r>
              <w:rPr>
                <w:sz w:val="20"/>
                <w:szCs w:val="20"/>
              </w:rPr>
              <w:t>OTPCode</w:t>
            </w:r>
            <w:proofErr w:type="spellEnd"/>
            <w:r>
              <w:rPr>
                <w:sz w:val="20"/>
                <w:szCs w:val="20"/>
              </w:rPr>
              <w:t xml:space="preserve">, </w:t>
            </w:r>
            <w:proofErr w:type="spellStart"/>
            <w:r>
              <w:rPr>
                <w:sz w:val="20"/>
                <w:szCs w:val="20"/>
              </w:rPr>
              <w:t>GeneratedAt</w:t>
            </w:r>
            <w:proofErr w:type="spellEnd"/>
            <w:r>
              <w:rPr>
                <w:sz w:val="20"/>
                <w:szCs w:val="20"/>
              </w:rPr>
              <w:t xml:space="preserve">, </w:t>
            </w:r>
            <w:proofErr w:type="spellStart"/>
            <w:r>
              <w:rPr>
                <w:sz w:val="20"/>
                <w:szCs w:val="20"/>
              </w:rPr>
              <w:t>ExpiresAt</w:t>
            </w:r>
            <w:proofErr w:type="spellEnd"/>
            <w:r>
              <w:rPr>
                <w:sz w:val="20"/>
                <w:szCs w:val="20"/>
              </w:rPr>
              <w:t xml:space="preserve">, </w:t>
            </w:r>
            <w:proofErr w:type="spellStart"/>
            <w:r>
              <w:rPr>
                <w:sz w:val="20"/>
                <w:szCs w:val="20"/>
              </w:rPr>
              <w:t>IsUsed</w:t>
            </w:r>
            <w:proofErr w:type="spellEnd"/>
          </w:p>
        </w:tc>
      </w:tr>
      <w:tr w:rsidR="006A5379" w14:paraId="32985D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F630476" w14:textId="77777777" w:rsidR="006A5379" w:rsidRDefault="00000000">
            <w:proofErr w:type="spellStart"/>
            <w:r>
              <w:rPr>
                <w:sz w:val="20"/>
                <w:szCs w:val="20"/>
              </w:rPr>
              <w:t>NotificationLogs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4AED7C5" w14:textId="77777777" w:rsidR="006A5379" w:rsidRDefault="00000000">
            <w:proofErr w:type="spellStart"/>
            <w:r>
              <w:rPr>
                <w:sz w:val="20"/>
                <w:szCs w:val="20"/>
              </w:rPr>
              <w:t>LogID</w:t>
            </w:r>
            <w:proofErr w:type="spellEnd"/>
            <w:r>
              <w:rPr>
                <w:sz w:val="20"/>
                <w:szCs w:val="20"/>
              </w:rPr>
              <w:t xml:space="preserve">, </w:t>
            </w:r>
            <w:proofErr w:type="spellStart"/>
            <w:r>
              <w:rPr>
                <w:sz w:val="20"/>
                <w:szCs w:val="20"/>
              </w:rPr>
              <w:t>EmployeeID</w:t>
            </w:r>
            <w:proofErr w:type="spellEnd"/>
            <w:r>
              <w:rPr>
                <w:sz w:val="20"/>
                <w:szCs w:val="20"/>
              </w:rPr>
              <w:t xml:space="preserve">, </w:t>
            </w:r>
            <w:proofErr w:type="spellStart"/>
            <w:r>
              <w:rPr>
                <w:sz w:val="20"/>
                <w:szCs w:val="20"/>
              </w:rPr>
              <w:t>JobID</w:t>
            </w:r>
            <w:proofErr w:type="spellEnd"/>
            <w:r>
              <w:rPr>
                <w:sz w:val="20"/>
                <w:szCs w:val="20"/>
              </w:rPr>
              <w:t xml:space="preserve">, Channel, </w:t>
            </w:r>
            <w:proofErr w:type="spellStart"/>
            <w:r>
              <w:rPr>
                <w:sz w:val="20"/>
                <w:szCs w:val="20"/>
              </w:rPr>
              <w:t>SentAt</w:t>
            </w:r>
            <w:proofErr w:type="spellEnd"/>
            <w:r>
              <w:rPr>
                <w:sz w:val="20"/>
                <w:szCs w:val="20"/>
              </w:rPr>
              <w:t>, Status</w:t>
            </w:r>
          </w:p>
        </w:tc>
      </w:tr>
    </w:tbl>
    <w:p w14:paraId="1A3BABE5" w14:textId="77777777" w:rsidR="006A5379" w:rsidRDefault="006A5379">
      <w:pPr>
        <w:spacing w:before="200"/>
      </w:pPr>
    </w:p>
    <w:p w14:paraId="7E3E1F2B" w14:textId="77777777" w:rsidR="006A5379" w:rsidRDefault="006A5379">
      <w:pPr>
        <w:pBdr>
          <w:bottom w:val="single" w:sz="4" w:space="0" w:color="CCCCCC"/>
        </w:pBdr>
        <w:spacing w:before="160" w:after="160"/>
      </w:pPr>
    </w:p>
    <w:p w14:paraId="303EB08E" w14:textId="77777777" w:rsidR="006A5379" w:rsidRDefault="00000000">
      <w:pPr>
        <w:pStyle w:val="Heading1"/>
      </w:pPr>
      <w:r>
        <w:t>7. Smart Notification Logic (Skill + Location Matching)</w:t>
      </w:r>
    </w:p>
    <w:p w14:paraId="7007FBD8" w14:textId="77777777" w:rsidR="006A5379" w:rsidRDefault="00000000">
      <w:pPr>
        <w:spacing w:before="60" w:after="80"/>
      </w:pPr>
      <w:r>
        <w:t>When an Employer posts a new job, the system automatically triggers a WhatsApp notification to eligible Employees based on the following matching criteria:</w:t>
      </w:r>
    </w:p>
    <w:p w14:paraId="7D557983" w14:textId="77777777" w:rsidR="006A5379" w:rsidRDefault="006A5379">
      <w:pPr>
        <w:spacing w:before="120"/>
      </w:pPr>
    </w:p>
    <w:p w14:paraId="53239418" w14:textId="77777777" w:rsidR="006A5379" w:rsidRDefault="00000000">
      <w:pPr>
        <w:spacing w:before="180" w:after="80"/>
      </w:pPr>
      <w:r>
        <w:rPr>
          <w:b/>
          <w:bCs/>
          <w:color w:val="2E75B6"/>
          <w:sz w:val="24"/>
          <w:szCs w:val="24"/>
        </w:rPr>
        <w:t>Step 1 — Skill Matching</w:t>
      </w:r>
    </w:p>
    <w:p w14:paraId="16F54027" w14:textId="77777777" w:rsidR="006A5379" w:rsidRDefault="00000000">
      <w:pPr>
        <w:pStyle w:val="ListParagraph"/>
        <w:numPr>
          <w:ilvl w:val="0"/>
          <w:numId w:val="2"/>
        </w:numPr>
        <w:spacing w:before="40" w:after="40"/>
      </w:pPr>
      <w:r>
        <w:t>System reads required skills attached to the Job Post.</w:t>
      </w:r>
    </w:p>
    <w:p w14:paraId="59AACD11" w14:textId="77777777" w:rsidR="006A5379" w:rsidRDefault="00000000">
      <w:pPr>
        <w:pStyle w:val="ListParagraph"/>
        <w:numPr>
          <w:ilvl w:val="0"/>
          <w:numId w:val="2"/>
        </w:numPr>
        <w:spacing w:before="40" w:after="40"/>
      </w:pPr>
      <w:r>
        <w:t xml:space="preserve">Queries </w:t>
      </w:r>
      <w:proofErr w:type="spellStart"/>
      <w:r>
        <w:t>EmployeeSkills</w:t>
      </w:r>
      <w:proofErr w:type="spellEnd"/>
      <w:r>
        <w:t xml:space="preserve"> table: finds all Employees who have at least one matching skill.</w:t>
      </w:r>
    </w:p>
    <w:p w14:paraId="0889E829" w14:textId="77777777" w:rsidR="006A5379" w:rsidRDefault="00000000">
      <w:pPr>
        <w:spacing w:before="180" w:after="80"/>
      </w:pPr>
      <w:r>
        <w:rPr>
          <w:b/>
          <w:bCs/>
          <w:color w:val="2E75B6"/>
          <w:sz w:val="24"/>
          <w:szCs w:val="24"/>
        </w:rPr>
        <w:t>Step 2 — Location Proximity Filtering</w:t>
      </w:r>
    </w:p>
    <w:p w14:paraId="2D9C1E59" w14:textId="77777777" w:rsidR="006A5379" w:rsidRDefault="00000000">
      <w:pPr>
        <w:pStyle w:val="ListParagraph"/>
        <w:numPr>
          <w:ilvl w:val="0"/>
          <w:numId w:val="2"/>
        </w:numPr>
        <w:spacing w:before="40" w:after="40"/>
      </w:pPr>
      <w:r>
        <w:t>Each Employee profile stores Latitude and Longitude (captured at registration or last profile update).</w:t>
      </w:r>
    </w:p>
    <w:p w14:paraId="594511AD" w14:textId="77777777" w:rsidR="006A5379" w:rsidRDefault="00000000">
      <w:pPr>
        <w:pStyle w:val="ListParagraph"/>
        <w:numPr>
          <w:ilvl w:val="0"/>
          <w:numId w:val="2"/>
        </w:numPr>
        <w:spacing w:before="40" w:after="40"/>
      </w:pPr>
      <w:r>
        <w:t>The Job Post stores the Job Location Latitude and Longitude.</w:t>
      </w:r>
    </w:p>
    <w:p w14:paraId="49C3EF6A" w14:textId="77777777" w:rsidR="006A5379" w:rsidRDefault="00000000">
      <w:pPr>
        <w:pStyle w:val="ListParagraph"/>
        <w:numPr>
          <w:ilvl w:val="0"/>
          <w:numId w:val="2"/>
        </w:numPr>
        <w:spacing w:before="40" w:after="40"/>
      </w:pPr>
      <w:r>
        <w:t>System calculates the straight-line distance between Employee location and Job location using the Haversine formula.</w:t>
      </w:r>
    </w:p>
    <w:p w14:paraId="7CC49FFA" w14:textId="77777777" w:rsidR="006A5379" w:rsidRDefault="00000000">
      <w:pPr>
        <w:pStyle w:val="ListParagraph"/>
        <w:numPr>
          <w:ilvl w:val="0"/>
          <w:numId w:val="2"/>
        </w:numPr>
        <w:spacing w:before="40" w:after="40"/>
      </w:pPr>
      <w:r>
        <w:lastRenderedPageBreak/>
        <w:t>Only Employees whose distance from job site is less than or equal to their Preferred Radius are included.</w:t>
      </w:r>
    </w:p>
    <w:p w14:paraId="1E3A3E4C" w14:textId="77777777" w:rsidR="006A5379" w:rsidRDefault="00000000">
      <w:pPr>
        <w:spacing w:before="180" w:after="80"/>
      </w:pPr>
      <w:r>
        <w:rPr>
          <w:b/>
          <w:bCs/>
          <w:color w:val="2E75B6"/>
          <w:sz w:val="24"/>
          <w:szCs w:val="24"/>
        </w:rPr>
        <w:t>Step 3 — Send WhatsApp Notification</w:t>
      </w:r>
    </w:p>
    <w:p w14:paraId="3B74A27B" w14:textId="77777777" w:rsidR="006A5379" w:rsidRDefault="00000000">
      <w:pPr>
        <w:pStyle w:val="ListParagraph"/>
        <w:numPr>
          <w:ilvl w:val="0"/>
          <w:numId w:val="2"/>
        </w:numPr>
        <w:spacing w:before="40" w:after="40"/>
      </w:pPr>
      <w:r>
        <w:t>For each matched Employee, system sends a WhatsApp message via WhatsApp Cloud API.</w:t>
      </w:r>
    </w:p>
    <w:p w14:paraId="048A1D5B" w14:textId="77777777" w:rsidR="006A5379" w:rsidRDefault="00000000">
      <w:pPr>
        <w:pStyle w:val="ListParagraph"/>
        <w:numPr>
          <w:ilvl w:val="0"/>
          <w:numId w:val="2"/>
        </w:numPr>
        <w:spacing w:before="40" w:after="40"/>
      </w:pPr>
      <w:r>
        <w:t>Message template includes: Job Title, Job Category, Location (area name), Distance from Employee (e.g., '3.2 km from your location'), Daily Wage (if provided), Platform link to view job.</w:t>
      </w:r>
    </w:p>
    <w:p w14:paraId="4194E946" w14:textId="77777777" w:rsidR="006A5379" w:rsidRDefault="00000000">
      <w:pPr>
        <w:pStyle w:val="ListParagraph"/>
        <w:numPr>
          <w:ilvl w:val="0"/>
          <w:numId w:val="2"/>
        </w:numPr>
        <w:spacing w:before="40" w:after="40"/>
      </w:pPr>
      <w:r>
        <w:t xml:space="preserve">Notification is logged in the </w:t>
      </w:r>
      <w:proofErr w:type="spellStart"/>
      <w:r>
        <w:t>NotificationLogs</w:t>
      </w:r>
      <w:proofErr w:type="spellEnd"/>
      <w:r>
        <w:t xml:space="preserve"> table.</w:t>
      </w:r>
    </w:p>
    <w:p w14:paraId="08C60BA2" w14:textId="77777777" w:rsidR="006A5379" w:rsidRDefault="00000000">
      <w:pPr>
        <w:spacing w:before="180" w:after="80"/>
      </w:pPr>
      <w:r>
        <w:rPr>
          <w:b/>
          <w:bCs/>
          <w:color w:val="2E75B6"/>
          <w:sz w:val="24"/>
          <w:szCs w:val="24"/>
        </w:rPr>
        <w:t>Step 4 — Employer Notification</w:t>
      </w:r>
    </w:p>
    <w:p w14:paraId="30B8FA3A" w14:textId="77777777" w:rsidR="006A5379" w:rsidRDefault="00000000">
      <w:pPr>
        <w:pStyle w:val="ListParagraph"/>
        <w:numPr>
          <w:ilvl w:val="0"/>
          <w:numId w:val="2"/>
        </w:numPr>
        <w:spacing w:before="40" w:after="40"/>
      </w:pPr>
      <w:r>
        <w:t>When an Employee expresses interest in a job, the Employer receives a WhatsApp notification.</w:t>
      </w:r>
    </w:p>
    <w:p w14:paraId="43645BA3" w14:textId="77777777" w:rsidR="006A5379" w:rsidRDefault="00000000">
      <w:pPr>
        <w:pStyle w:val="ListParagraph"/>
        <w:numPr>
          <w:ilvl w:val="0"/>
          <w:numId w:val="2"/>
        </w:numPr>
        <w:spacing w:before="40" w:after="40"/>
      </w:pPr>
      <w:r>
        <w:t>Message includes: Employee Name, Skills, Distance from job site, Link to view applicant.</w:t>
      </w:r>
    </w:p>
    <w:p w14:paraId="7C1C4A83" w14:textId="77777777" w:rsidR="006A5379" w:rsidRDefault="006A5379">
      <w:pPr>
        <w:spacing w:before="120"/>
      </w:pPr>
    </w:p>
    <w:p w14:paraId="64637CAC" w14:textId="77777777" w:rsidR="006A5379" w:rsidRDefault="00000000">
      <w:pPr>
        <w:pBdr>
          <w:left w:val="single" w:sz="6" w:space="0" w:color="F4A261"/>
        </w:pBdr>
        <w:spacing w:before="80" w:after="80"/>
        <w:ind w:left="360"/>
      </w:pPr>
      <w:r>
        <w:rPr>
          <w:i/>
          <w:iCs/>
          <w:color w:val="CC4400"/>
          <w:sz w:val="20"/>
          <w:szCs w:val="20"/>
        </w:rPr>
        <w:t>⚠ Note: Location accuracy depends on the Employee granting browser location permission. If an Employee does not share location, they will NOT receive location-filtered notifications and must manually browse jobs.</w:t>
      </w:r>
    </w:p>
    <w:p w14:paraId="57B2C0B4" w14:textId="77777777" w:rsidR="006A5379" w:rsidRDefault="006A5379">
      <w:pPr>
        <w:pBdr>
          <w:bottom w:val="single" w:sz="4" w:space="0" w:color="CCCCCC"/>
        </w:pBdr>
        <w:spacing w:before="160" w:after="160"/>
      </w:pPr>
    </w:p>
    <w:p w14:paraId="7F979AA5" w14:textId="77777777" w:rsidR="006A5379" w:rsidRDefault="00000000">
      <w:pPr>
        <w:pStyle w:val="Heading1"/>
      </w:pPr>
      <w:r>
        <w:t>8. App OTP Authentication Flow</w:t>
      </w:r>
    </w:p>
    <w:p w14:paraId="7614A34D" w14:textId="77777777" w:rsidR="006A5379" w:rsidRDefault="00000000">
      <w:pPr>
        <w:spacing w:before="60" w:after="80"/>
      </w:pPr>
      <w:r>
        <w:t>This feature ensures that the Employee who shows up for work is the same person who registered and applied on the platform, protecting both the Employer and the integrity of the system.</w:t>
      </w:r>
    </w:p>
    <w:p w14:paraId="10C9A874" w14:textId="77777777" w:rsidR="006A5379" w:rsidRDefault="006A5379">
      <w:pPr>
        <w:spacing w:before="120"/>
      </w:pPr>
    </w:p>
    <w:p w14:paraId="235017C6" w14:textId="77777777" w:rsidR="006A5379" w:rsidRDefault="00000000">
      <w:pPr>
        <w:spacing w:before="180" w:after="80"/>
      </w:pPr>
      <w:r>
        <w:rPr>
          <w:b/>
          <w:bCs/>
          <w:color w:val="2E75B6"/>
          <w:sz w:val="24"/>
          <w:szCs w:val="24"/>
        </w:rPr>
        <w:t>How it Works</w:t>
      </w:r>
    </w:p>
    <w:p w14:paraId="52ACD228" w14:textId="77777777" w:rsidR="006A5379" w:rsidRDefault="00000000">
      <w:pPr>
        <w:pStyle w:val="ListParagraph"/>
        <w:numPr>
          <w:ilvl w:val="0"/>
          <w:numId w:val="3"/>
        </w:numPr>
        <w:spacing w:before="60" w:after="40"/>
      </w:pPr>
      <w:r>
        <w:t>Employee logs in to the platform and opens their application for the relevant job.</w:t>
      </w:r>
    </w:p>
    <w:p w14:paraId="4B073075" w14:textId="77777777" w:rsidR="006A5379" w:rsidRDefault="00000000">
      <w:pPr>
        <w:pStyle w:val="ListParagraph"/>
        <w:numPr>
          <w:ilvl w:val="0"/>
          <w:numId w:val="3"/>
        </w:numPr>
        <w:spacing w:before="60" w:after="40"/>
      </w:pPr>
      <w:r>
        <w:t>Employee taps 'Generate OTP'. The system creates a unique 6-digit OTP linked to that Employee + Job combination.</w:t>
      </w:r>
    </w:p>
    <w:p w14:paraId="6DDACFDE" w14:textId="77777777" w:rsidR="006A5379" w:rsidRDefault="00000000">
      <w:pPr>
        <w:pStyle w:val="ListParagraph"/>
        <w:numPr>
          <w:ilvl w:val="0"/>
          <w:numId w:val="3"/>
        </w:numPr>
        <w:spacing w:before="60" w:after="40"/>
      </w:pPr>
      <w:r>
        <w:t>The OTP is sent via WhatsApp notification to the Employee's registered mobile number. The platform screen also shows the OTP with a 15-minute countdown timer.</w:t>
      </w:r>
    </w:p>
    <w:p w14:paraId="7E656FE8" w14:textId="77777777" w:rsidR="006A5379" w:rsidRDefault="00000000">
      <w:pPr>
        <w:pStyle w:val="ListParagraph"/>
        <w:numPr>
          <w:ilvl w:val="0"/>
          <w:numId w:val="3"/>
        </w:numPr>
        <w:spacing w:before="60" w:after="40"/>
      </w:pPr>
      <w:r>
        <w:t>Employee shares the OTP verbally or visually with the Employer at the work site.</w:t>
      </w:r>
    </w:p>
    <w:p w14:paraId="148305A7" w14:textId="77777777" w:rsidR="006A5379" w:rsidRDefault="00000000">
      <w:pPr>
        <w:pStyle w:val="ListParagraph"/>
        <w:numPr>
          <w:ilvl w:val="0"/>
          <w:numId w:val="3"/>
        </w:numPr>
        <w:spacing w:before="60" w:after="40"/>
      </w:pPr>
      <w:r>
        <w:t>Employer opens the applicant's profile in the Employer Portal and enters the OTP in the 'Verify OTP' field.</w:t>
      </w:r>
    </w:p>
    <w:p w14:paraId="017CA094" w14:textId="77777777" w:rsidR="006A5379" w:rsidRDefault="00000000">
      <w:pPr>
        <w:pStyle w:val="ListParagraph"/>
        <w:numPr>
          <w:ilvl w:val="0"/>
          <w:numId w:val="3"/>
        </w:numPr>
        <w:spacing w:before="60" w:after="40"/>
      </w:pPr>
      <w:r>
        <w:t>System validates the OTP (correct code, not expired, not already used). If valid: shows green 'Employee Verified' confirmation. Application status updates to 'OTP Verified'.</w:t>
      </w:r>
    </w:p>
    <w:p w14:paraId="2528F721" w14:textId="77777777" w:rsidR="006A5379" w:rsidRDefault="00000000">
      <w:pPr>
        <w:pStyle w:val="ListParagraph"/>
        <w:numPr>
          <w:ilvl w:val="0"/>
          <w:numId w:val="3"/>
        </w:numPr>
        <w:spacing w:before="60" w:after="40"/>
      </w:pPr>
      <w:r>
        <w:t>OTP is marked as used. The same OTP cannot be used again.</w:t>
      </w:r>
    </w:p>
    <w:p w14:paraId="2F9D6AA8" w14:textId="77777777" w:rsidR="006A5379" w:rsidRDefault="006A537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A5379" w14:paraId="2D752FC2" w14:textId="77777777">
        <w:trPr>
          <w:tblHeader/>
        </w:trPr>
        <w:tc>
          <w:tcPr>
            <w:tcW w:w="3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451180D1" w14:textId="77777777" w:rsidR="006A5379" w:rsidRDefault="00000000">
            <w:r>
              <w:rPr>
                <w:b/>
                <w:bCs/>
                <w:color w:val="FFFFFF"/>
                <w:sz w:val="20"/>
                <w:szCs w:val="20"/>
              </w:rPr>
              <w:t>Rule</w:t>
            </w:r>
          </w:p>
        </w:tc>
        <w:tc>
          <w:tcPr>
            <w:tcW w:w="61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4B87A296" w14:textId="77777777" w:rsidR="006A5379" w:rsidRDefault="00000000">
            <w:r>
              <w:rPr>
                <w:b/>
                <w:bCs/>
                <w:color w:val="FFFFFF"/>
                <w:sz w:val="20"/>
                <w:szCs w:val="20"/>
              </w:rPr>
              <w:t>Detail</w:t>
            </w:r>
          </w:p>
        </w:tc>
      </w:tr>
      <w:tr w:rsidR="006A5379" w14:paraId="30627F1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3B5E219" w14:textId="77777777" w:rsidR="006A5379" w:rsidRDefault="00000000">
            <w:r>
              <w:rPr>
                <w:sz w:val="20"/>
                <w:szCs w:val="20"/>
              </w:rPr>
              <w:t>OTP Length</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3AF8A88" w14:textId="77777777" w:rsidR="006A5379" w:rsidRDefault="00000000">
            <w:r>
              <w:rPr>
                <w:sz w:val="20"/>
                <w:szCs w:val="20"/>
              </w:rPr>
              <w:t>6 digits</w:t>
            </w:r>
          </w:p>
        </w:tc>
      </w:tr>
      <w:tr w:rsidR="006A5379" w14:paraId="30E34B5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DB3512D" w14:textId="77777777" w:rsidR="006A5379" w:rsidRDefault="00000000">
            <w:r>
              <w:rPr>
                <w:sz w:val="20"/>
                <w:szCs w:val="20"/>
              </w:rPr>
              <w:t>OTP Validity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33E1CC9" w14:textId="77777777" w:rsidR="006A5379" w:rsidRDefault="00000000">
            <w:r>
              <w:rPr>
                <w:sz w:val="20"/>
                <w:szCs w:val="20"/>
              </w:rPr>
              <w:t>15 minutes from generation</w:t>
            </w:r>
          </w:p>
        </w:tc>
      </w:tr>
      <w:tr w:rsidR="006A5379" w14:paraId="7E3C4602"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1ACF5B33" w14:textId="77777777" w:rsidR="006A5379" w:rsidRDefault="00000000">
            <w:r>
              <w:rPr>
                <w:sz w:val="20"/>
                <w:szCs w:val="20"/>
              </w:rPr>
              <w:lastRenderedPageBreak/>
              <w:t>Regeneration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1FEA6548" w14:textId="77777777" w:rsidR="006A5379" w:rsidRDefault="00000000">
            <w:r>
              <w:rPr>
                <w:sz w:val="20"/>
                <w:szCs w:val="20"/>
              </w:rPr>
              <w:t>Employee can regenerate after expiry (new OTP, old one invalidated)</w:t>
            </w:r>
          </w:p>
        </w:tc>
      </w:tr>
      <w:tr w:rsidR="006A5379" w14:paraId="5E5633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56A62C" w14:textId="77777777" w:rsidR="006A5379" w:rsidRDefault="00000000">
            <w:r>
              <w:rPr>
                <w:sz w:val="20"/>
                <w:szCs w:val="20"/>
              </w:rPr>
              <w:t>One-Time Use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31D21B" w14:textId="77777777" w:rsidR="006A5379" w:rsidRDefault="00000000">
            <w:r>
              <w:rPr>
                <w:sz w:val="20"/>
                <w:szCs w:val="20"/>
              </w:rPr>
              <w:t>Once verified, OTP cannot be reused</w:t>
            </w:r>
          </w:p>
        </w:tc>
      </w:tr>
      <w:tr w:rsidR="006A5379" w14:paraId="464D14F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C0CDDDD" w14:textId="77777777" w:rsidR="006A5379" w:rsidRDefault="00000000">
            <w:r>
              <w:rPr>
                <w:sz w:val="20"/>
                <w:szCs w:val="20"/>
              </w:rPr>
              <w:t>Delivery Channel</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4A84433" w14:textId="77777777" w:rsidR="006A5379" w:rsidRDefault="00000000">
            <w:r>
              <w:rPr>
                <w:sz w:val="20"/>
                <w:szCs w:val="20"/>
              </w:rPr>
              <w:t>WhatsApp (primary), SMS (fallback if WhatsApp fails)</w:t>
            </w:r>
          </w:p>
        </w:tc>
      </w:tr>
      <w:tr w:rsidR="006A5379" w14:paraId="63A7D7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62B4485" w14:textId="77777777" w:rsidR="006A5379" w:rsidRDefault="00000000">
            <w:r>
              <w:rPr>
                <w:sz w:val="20"/>
                <w:szCs w:val="20"/>
              </w:rPr>
              <w:t>Linkage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F0598B" w14:textId="77777777" w:rsidR="006A5379" w:rsidRDefault="00000000">
            <w:r>
              <w:rPr>
                <w:sz w:val="20"/>
                <w:szCs w:val="20"/>
              </w:rPr>
              <w:t>OTP is tied to specific Employee + Job — cannot be used for another job</w:t>
            </w:r>
          </w:p>
        </w:tc>
      </w:tr>
    </w:tbl>
    <w:p w14:paraId="391476CB" w14:textId="77777777" w:rsidR="006A5379" w:rsidRDefault="006A5379">
      <w:pPr>
        <w:spacing w:before="200"/>
      </w:pPr>
    </w:p>
    <w:p w14:paraId="611E2AB4" w14:textId="77777777" w:rsidR="006A5379" w:rsidRDefault="006A5379">
      <w:pPr>
        <w:pBdr>
          <w:bottom w:val="single" w:sz="4" w:space="0" w:color="CCCCCC"/>
        </w:pBdr>
        <w:spacing w:before="160" w:after="160"/>
      </w:pPr>
    </w:p>
    <w:p w14:paraId="5D5916E0" w14:textId="77777777" w:rsidR="006A5379" w:rsidRDefault="00000000">
      <w:r>
        <w:br w:type="page"/>
      </w:r>
    </w:p>
    <w:p w14:paraId="3DCF8743" w14:textId="77777777" w:rsidR="006A5379" w:rsidRDefault="00000000">
      <w:pPr>
        <w:pStyle w:val="Heading1"/>
      </w:pPr>
      <w:r>
        <w:lastRenderedPageBreak/>
        <w:t>9. Effort Estimation &amp; Cost</w:t>
      </w:r>
    </w:p>
    <w:p w14:paraId="5D84E0CB" w14:textId="77777777" w:rsidR="006A5379" w:rsidRDefault="006A537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360"/>
      </w:tblGrid>
      <w:tr w:rsidR="006A5379" w14:paraId="4A358E68" w14:textId="77777777">
        <w:trPr>
          <w:tblHeader/>
        </w:trPr>
        <w:tc>
          <w:tcPr>
            <w:tcW w:w="42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4DB0A236" w14:textId="77777777" w:rsidR="006A5379" w:rsidRDefault="00000000">
            <w:r>
              <w:rPr>
                <w:b/>
                <w:bCs/>
                <w:color w:val="FFFFFF"/>
                <w:sz w:val="20"/>
                <w:szCs w:val="20"/>
              </w:rPr>
              <w:t>Activity</w:t>
            </w:r>
          </w:p>
        </w:tc>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0C4BE2FD" w14:textId="77777777" w:rsidR="006A5379" w:rsidRDefault="00000000">
            <w:r>
              <w:rPr>
                <w:b/>
                <w:bCs/>
                <w:color w:val="FFFFFF"/>
                <w:sz w:val="20"/>
                <w:szCs w:val="20"/>
              </w:rPr>
              <w:t>Hours</w:t>
            </w:r>
          </w:p>
        </w:tc>
        <w:tc>
          <w:tcPr>
            <w:tcW w:w="33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564FB091" w14:textId="77777777" w:rsidR="006A5379" w:rsidRDefault="00000000">
            <w:r>
              <w:rPr>
                <w:b/>
                <w:bCs/>
                <w:color w:val="FFFFFF"/>
                <w:sz w:val="20"/>
                <w:szCs w:val="20"/>
              </w:rPr>
              <w:t>Notes</w:t>
            </w:r>
          </w:p>
        </w:tc>
      </w:tr>
      <w:tr w:rsidR="006A5379" w14:paraId="5BC5A72B"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3A4FC8F" w14:textId="77777777" w:rsidR="006A5379" w:rsidRDefault="00000000">
            <w:r>
              <w:rPr>
                <w:sz w:val="20"/>
                <w:szCs w:val="20"/>
              </w:rPr>
              <w:t>Requirement Discussion &amp;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B79A614" w14:textId="5739235E" w:rsidR="006A5379" w:rsidRDefault="00E5086E">
            <w:r>
              <w:rPr>
                <w:sz w:val="20"/>
                <w:szCs w:val="20"/>
              </w:rPr>
              <w:t>0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4E54CF2" w14:textId="77777777" w:rsidR="006A5379" w:rsidRDefault="00000000">
            <w:r>
              <w:rPr>
                <w:sz w:val="20"/>
                <w:szCs w:val="20"/>
              </w:rPr>
              <w:t>Already completed with this document</w:t>
            </w:r>
          </w:p>
        </w:tc>
      </w:tr>
      <w:tr w:rsidR="006A5379" w14:paraId="5F4CF8C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8AB12DC" w14:textId="77777777" w:rsidR="006A5379" w:rsidRDefault="00000000">
            <w:r>
              <w:rPr>
                <w:sz w:val="20"/>
                <w:szCs w:val="20"/>
              </w:rPr>
              <w:t>Database 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FF4D86" w14:textId="2D82C650" w:rsidR="006A5379" w:rsidRDefault="00000000">
            <w:r>
              <w:rPr>
                <w:sz w:val="20"/>
                <w:szCs w:val="20"/>
              </w:rPr>
              <w:t xml:space="preserve"> </w:t>
            </w:r>
            <w:r w:rsidR="00E5086E">
              <w:rPr>
                <w:sz w:val="20"/>
                <w:szCs w:val="20"/>
              </w:rPr>
              <w:t xml:space="preserve">0 </w:t>
            </w:r>
            <w:r>
              <w:rPr>
                <w:sz w:val="20"/>
                <w:szCs w:val="20"/>
              </w:rPr>
              <w:t>hrs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E4DF216" w14:textId="77777777" w:rsidR="006A5379" w:rsidRDefault="00000000">
            <w:r>
              <w:rPr>
                <w:sz w:val="20"/>
                <w:szCs w:val="20"/>
              </w:rPr>
              <w:t>Includes location and OTP tables</w:t>
            </w:r>
          </w:p>
        </w:tc>
      </w:tr>
      <w:tr w:rsidR="006A5379" w14:paraId="5339D0F1"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6EFD7E3" w14:textId="79484667" w:rsidR="006A5379" w:rsidRDefault="00000000">
            <w:r>
              <w:rPr>
                <w:sz w:val="20"/>
                <w:szCs w:val="20"/>
              </w:rPr>
              <w:t xml:space="preserve">Login, Registration </w:t>
            </w:r>
            <w:del w:id="12" w:author="Kuldeep Pathak" w:date="2026-06-28T11:53:00Z" w16du:dateUtc="2026-06-28T06:23:00Z">
              <w:r w:rsidDel="001054F5">
                <w:rPr>
                  <w:sz w:val="20"/>
                  <w:szCs w:val="20"/>
                </w:rPr>
                <w:delText>&amp; OTP Verification</w:delText>
              </w:r>
            </w:del>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A39D5C9" w14:textId="77777777" w:rsidR="006A5379" w:rsidRDefault="00000000">
            <w:r>
              <w:rPr>
                <w:sz w:val="20"/>
                <w:szCs w:val="20"/>
              </w:rPr>
              <w:t>14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7CB744E" w14:textId="77777777" w:rsidR="006A5379" w:rsidRDefault="00000000">
            <w:r>
              <w:rPr>
                <w:sz w:val="20"/>
                <w:szCs w:val="20"/>
              </w:rPr>
              <w:t>Includes mobile OTP on registration</w:t>
            </w:r>
          </w:p>
        </w:tc>
      </w:tr>
      <w:tr w:rsidR="006A5379" w14:paraId="627807AB"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C118A16" w14:textId="77777777" w:rsidR="006A5379" w:rsidRDefault="00000000">
            <w:r>
              <w:rPr>
                <w:sz w:val="20"/>
                <w:szCs w:val="20"/>
              </w:rPr>
              <w:t>Employer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EB5457" w14:textId="77777777" w:rsidR="006A5379" w:rsidRDefault="00000000">
            <w:r>
              <w:rPr>
                <w:sz w:val="20"/>
                <w:szCs w:val="20"/>
              </w:rPr>
              <w:t>24 hrs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A0F929B" w14:textId="77777777" w:rsidR="006A5379" w:rsidRDefault="00000000">
            <w:r>
              <w:rPr>
                <w:sz w:val="20"/>
                <w:szCs w:val="20"/>
              </w:rPr>
              <w:t>All screens E-01 to E-06</w:t>
            </w:r>
          </w:p>
        </w:tc>
      </w:tr>
      <w:tr w:rsidR="006A5379" w14:paraId="7BC9D305"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1CB1047" w14:textId="77777777" w:rsidR="006A5379" w:rsidRDefault="00000000">
            <w:r>
              <w:rPr>
                <w:sz w:val="20"/>
                <w:szCs w:val="20"/>
              </w:rPr>
              <w:t>Employee Module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63C2F83" w14:textId="77777777" w:rsidR="006A5379" w:rsidRDefault="00000000">
            <w:r>
              <w:rPr>
                <w:sz w:val="20"/>
                <w:szCs w:val="20"/>
              </w:rPr>
              <w:t>26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DF78583" w14:textId="77777777" w:rsidR="006A5379" w:rsidRDefault="00000000">
            <w:r>
              <w:rPr>
                <w:sz w:val="20"/>
                <w:szCs w:val="20"/>
              </w:rPr>
              <w:t>All screens W-01 to W-06 including App OTP</w:t>
            </w:r>
          </w:p>
        </w:tc>
      </w:tr>
      <w:tr w:rsidR="006A5379" w14:paraId="19EB52C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8B15E41" w14:textId="77777777" w:rsidR="006A5379" w:rsidRDefault="00000000">
            <w:r>
              <w:rPr>
                <w:sz w:val="20"/>
                <w:szCs w:val="20"/>
              </w:rPr>
              <w:t>Job Posting &amp; Interest Module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79ABC6" w14:textId="77777777" w:rsidR="006A5379" w:rsidRDefault="00000000">
            <w:r>
              <w:rPr>
                <w:sz w:val="20"/>
                <w:szCs w:val="20"/>
              </w:rPr>
              <w:t>16 hrs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1BF7B56" w14:textId="77777777" w:rsidR="006A5379" w:rsidRDefault="00000000">
            <w:r>
              <w:rPr>
                <w:sz w:val="20"/>
                <w:szCs w:val="20"/>
              </w:rPr>
              <w:t>Includes GPS location capture</w:t>
            </w:r>
          </w:p>
        </w:tc>
      </w:tr>
      <w:tr w:rsidR="006A5379" w14:paraId="46CA8411"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3D29F03" w14:textId="77777777" w:rsidR="006A5379" w:rsidRDefault="00000000">
            <w:r>
              <w:rPr>
                <w:sz w:val="20"/>
                <w:szCs w:val="20"/>
              </w:rPr>
              <w:t>Smart Notification Engine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22B1B51" w14:textId="29024D43" w:rsidR="006A5379" w:rsidRDefault="00000000">
            <w:r>
              <w:rPr>
                <w:sz w:val="20"/>
                <w:szCs w:val="20"/>
              </w:rPr>
              <w:t>1</w:t>
            </w:r>
            <w:r w:rsidR="00E5086E">
              <w:rPr>
                <w:sz w:val="20"/>
                <w:szCs w:val="20"/>
              </w:rPr>
              <w:t>0</w:t>
            </w:r>
            <w:r>
              <w:rPr>
                <w:sz w:val="20"/>
                <w:szCs w:val="20"/>
              </w:rPr>
              <w:t xml:space="preserve">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AC3DB8C" w14:textId="77777777" w:rsidR="006A5379" w:rsidRDefault="00000000">
            <w:r>
              <w:rPr>
                <w:sz w:val="20"/>
                <w:szCs w:val="20"/>
              </w:rPr>
              <w:t>Skill matching + Haversine distance filter</w:t>
            </w:r>
          </w:p>
        </w:tc>
      </w:tr>
      <w:tr w:rsidR="006A5379" w14:paraId="2444787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23963E7" w14:textId="77777777" w:rsidR="006A5379" w:rsidRDefault="00000000">
            <w:r>
              <w:rPr>
                <w:sz w:val="20"/>
                <w:szCs w:val="20"/>
              </w:rPr>
              <w:t>App OTP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BA8C0E" w14:textId="77777777" w:rsidR="006A5379" w:rsidRDefault="00000000">
            <w:r>
              <w:rPr>
                <w:sz w:val="20"/>
                <w:szCs w:val="20"/>
              </w:rPr>
              <w:t>12 hrs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9BC794" w14:textId="77777777" w:rsidR="006A5379" w:rsidRDefault="00000000">
            <w:r>
              <w:rPr>
                <w:sz w:val="20"/>
                <w:szCs w:val="20"/>
              </w:rPr>
              <w:t>OTP generation, WhatsApp delivery, verification</w:t>
            </w:r>
          </w:p>
        </w:tc>
      </w:tr>
      <w:tr w:rsidR="006A5379" w14:paraId="7586B566"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1CD74AB" w14:textId="77777777" w:rsidR="006A5379" w:rsidRDefault="00000000">
            <w:r>
              <w:rPr>
                <w:sz w:val="20"/>
                <w:szCs w:val="20"/>
              </w:rPr>
              <w:t>Admin Panel</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201BA5B" w14:textId="77777777" w:rsidR="006A5379" w:rsidRDefault="00000000">
            <w:r>
              <w:rPr>
                <w:sz w:val="20"/>
                <w:szCs w:val="20"/>
              </w:rPr>
              <w:t>12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757272D" w14:textId="77777777" w:rsidR="006A5379" w:rsidRDefault="00000000">
            <w:r>
              <w:rPr>
                <w:sz w:val="20"/>
                <w:szCs w:val="20"/>
              </w:rPr>
              <w:t>All screens A-01 to A-06</w:t>
            </w:r>
          </w:p>
        </w:tc>
      </w:tr>
      <w:tr w:rsidR="006A5379" w14:paraId="62D400C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E9F1E8" w14:textId="77777777" w:rsidR="006A5379" w:rsidRDefault="00000000">
            <w:r>
              <w:rPr>
                <w:sz w:val="20"/>
                <w:szCs w:val="20"/>
              </w:rPr>
              <w:t>Testing &amp;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8F221D4" w14:textId="20EF3078" w:rsidR="006A5379" w:rsidRDefault="00000000">
            <w:r>
              <w:rPr>
                <w:sz w:val="20"/>
                <w:szCs w:val="20"/>
              </w:rPr>
              <w:t>1</w:t>
            </w:r>
            <w:r w:rsidR="00E5086E">
              <w:rPr>
                <w:sz w:val="20"/>
                <w:szCs w:val="20"/>
              </w:rPr>
              <w:t>1</w:t>
            </w:r>
            <w:r>
              <w:rPr>
                <w:sz w:val="20"/>
                <w:szCs w:val="20"/>
              </w:rPr>
              <w:t xml:space="preserve"> hrs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C08A5F9" w14:textId="77777777" w:rsidR="006A5379" w:rsidRDefault="00000000">
            <w:r>
              <w:rPr>
                <w:sz w:val="20"/>
                <w:szCs w:val="20"/>
              </w:rPr>
              <w:t>QA, staging, live deployment</w:t>
            </w:r>
          </w:p>
        </w:tc>
      </w:tr>
      <w:tr w:rsidR="006A5379" w14:paraId="2B933AFE"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A2E720F" w14:textId="77777777" w:rsidR="006A5379"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2DAAA40" w14:textId="7F68E9CF" w:rsidR="006A5379" w:rsidRDefault="00000000">
            <w:r>
              <w:rPr>
                <w:sz w:val="20"/>
                <w:szCs w:val="20"/>
              </w:rPr>
              <w:t>1</w:t>
            </w:r>
            <w:r w:rsidR="00E5086E">
              <w:rPr>
                <w:sz w:val="20"/>
                <w:szCs w:val="20"/>
              </w:rPr>
              <w:t>25</w:t>
            </w:r>
            <w:r>
              <w:rPr>
                <w:sz w:val="20"/>
                <w:szCs w:val="20"/>
              </w:rPr>
              <w:t xml:space="preserve"> hrs</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9C23C60" w14:textId="77777777" w:rsidR="006A5379" w:rsidRDefault="006A5379"/>
        </w:tc>
      </w:tr>
    </w:tbl>
    <w:p w14:paraId="4A4AEF86" w14:textId="77777777" w:rsidR="006A5379" w:rsidRDefault="006A5379">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5379" w14:paraId="5C6D2E1A" w14:textId="77777777">
        <w:trPr>
          <w:tblHeader/>
        </w:trPr>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37D3CBEF" w14:textId="77777777" w:rsidR="006A5379" w:rsidRDefault="00000000">
            <w:r>
              <w:rPr>
                <w:b/>
                <w:bCs/>
                <w:color w:val="FFFFFF"/>
                <w:sz w:val="20"/>
                <w:szCs w:val="20"/>
              </w:rPr>
              <w:t>Item</w:t>
            </w:r>
          </w:p>
        </w:tc>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53436B03" w14:textId="77777777" w:rsidR="006A5379" w:rsidRDefault="00000000">
            <w:r>
              <w:rPr>
                <w:b/>
                <w:bCs/>
                <w:color w:val="FFFFFF"/>
                <w:sz w:val="20"/>
                <w:szCs w:val="20"/>
              </w:rPr>
              <w:t>Amount</w:t>
            </w:r>
          </w:p>
        </w:tc>
      </w:tr>
      <w:tr w:rsidR="006A5379" w14:paraId="2B701D21"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38E7761" w14:textId="77777777" w:rsidR="006A5379" w:rsidRDefault="00000000">
            <w:r>
              <w:rPr>
                <w:sz w:val="20"/>
                <w:szCs w:val="20"/>
              </w:rPr>
              <w:t>Total Hours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B86BF91" w14:textId="77777777" w:rsidR="006A5379" w:rsidRDefault="00000000">
            <w:r>
              <w:rPr>
                <w:sz w:val="20"/>
                <w:szCs w:val="20"/>
              </w:rPr>
              <w:t>145 Hours</w:t>
            </w:r>
          </w:p>
        </w:tc>
      </w:tr>
      <w:tr w:rsidR="006A5379" w14:paraId="4073E0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1A53C8" w14:textId="77777777" w:rsidR="006A5379" w:rsidRDefault="00000000">
            <w:r>
              <w:rPr>
                <w:sz w:val="20"/>
                <w:szCs w:val="20"/>
              </w:rPr>
              <w:t>Hourly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80CDC80" w14:textId="46EFD5C0" w:rsidR="006A5379" w:rsidRDefault="00000000">
            <w:r>
              <w:rPr>
                <w:sz w:val="20"/>
                <w:szCs w:val="20"/>
              </w:rPr>
              <w:t>₹</w:t>
            </w:r>
            <w:r w:rsidR="00E5086E">
              <w:rPr>
                <w:sz w:val="20"/>
                <w:szCs w:val="20"/>
              </w:rPr>
              <w:t>3</w:t>
            </w:r>
            <w:r>
              <w:rPr>
                <w:sz w:val="20"/>
                <w:szCs w:val="20"/>
              </w:rPr>
              <w:t>00 / Hour</w:t>
            </w:r>
          </w:p>
        </w:tc>
      </w:tr>
      <w:tr w:rsidR="006A5379" w14:paraId="4D888494" w14:textId="77777777">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88620E7" w14:textId="77777777" w:rsidR="006A5379" w:rsidRDefault="00000000">
            <w:r>
              <w:rPr>
                <w:sz w:val="20"/>
                <w:szCs w:val="20"/>
              </w:rPr>
              <w:t>Total Development Cost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CA9149D" w14:textId="2E469CC2" w:rsidR="006A5379" w:rsidRDefault="00000000">
            <w:r>
              <w:rPr>
                <w:sz w:val="20"/>
                <w:szCs w:val="20"/>
              </w:rPr>
              <w:t>₹</w:t>
            </w:r>
            <w:r w:rsidR="00E5086E">
              <w:rPr>
                <w:sz w:val="20"/>
                <w:szCs w:val="20"/>
              </w:rPr>
              <w:t>37</w:t>
            </w:r>
            <w:r>
              <w:rPr>
                <w:sz w:val="20"/>
                <w:szCs w:val="20"/>
              </w:rPr>
              <w:t>,</w:t>
            </w:r>
            <w:r w:rsidR="00E5086E">
              <w:rPr>
                <w:sz w:val="20"/>
                <w:szCs w:val="20"/>
              </w:rPr>
              <w:t>5</w:t>
            </w:r>
            <w:r>
              <w:rPr>
                <w:sz w:val="20"/>
                <w:szCs w:val="20"/>
              </w:rPr>
              <w:t>00</w:t>
            </w:r>
          </w:p>
        </w:tc>
      </w:tr>
    </w:tbl>
    <w:p w14:paraId="09530ECA" w14:textId="77777777" w:rsidR="006A5379" w:rsidRDefault="006A5379">
      <w:pPr>
        <w:spacing w:before="200"/>
      </w:pPr>
    </w:p>
    <w:p w14:paraId="526B19DF" w14:textId="77777777" w:rsidR="006A5379" w:rsidRDefault="006A5379">
      <w:pPr>
        <w:pBdr>
          <w:bottom w:val="single" w:sz="4" w:space="0" w:color="CCCCCC"/>
        </w:pBdr>
        <w:spacing w:before="160" w:after="160"/>
      </w:pPr>
    </w:p>
    <w:p w14:paraId="71CC6C95" w14:textId="77777777" w:rsidR="006A5379" w:rsidRDefault="00000000">
      <w:pPr>
        <w:pStyle w:val="Heading1"/>
      </w:pPr>
      <w:r>
        <w:t>10. Payment Milestones</w:t>
      </w:r>
    </w:p>
    <w:p w14:paraId="4A6E7189" w14:textId="77777777" w:rsidR="006A5379" w:rsidRDefault="006A537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6A5379" w14:paraId="6990926F" w14:textId="77777777">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0A0673B5" w14:textId="77777777" w:rsidR="006A5379" w:rsidRDefault="00000000">
            <w:r>
              <w:rPr>
                <w:b/>
                <w:bCs/>
                <w:color w:val="FFFFFF"/>
                <w:sz w:val="20"/>
                <w:szCs w:val="20"/>
              </w:rPr>
              <w:t>Milestone</w:t>
            </w:r>
          </w:p>
        </w:tc>
        <w:tc>
          <w:tcPr>
            <w:tcW w:w="41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34919F8D" w14:textId="77777777" w:rsidR="006A5379" w:rsidRDefault="00000000">
            <w:r>
              <w:rPr>
                <w:b/>
                <w:bCs/>
                <w:color w:val="FFFFFF"/>
                <w:sz w:val="20"/>
                <w:szCs w:val="20"/>
              </w:rPr>
              <w:t>Deliverable</w:t>
            </w:r>
          </w:p>
        </w:tc>
        <w:tc>
          <w:tcPr>
            <w:tcW w:w="24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51A2B1EC" w14:textId="77777777" w:rsidR="006A5379" w:rsidRDefault="00000000">
            <w:r>
              <w:rPr>
                <w:b/>
                <w:bCs/>
                <w:color w:val="FFFFFF"/>
                <w:sz w:val="20"/>
                <w:szCs w:val="20"/>
              </w:rPr>
              <w:t>Amount</w:t>
            </w:r>
          </w:p>
        </w:tc>
      </w:tr>
      <w:tr w:rsidR="006A5379" w14:paraId="62C352F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A4E9526" w14:textId="77777777" w:rsidR="006A5379" w:rsidRDefault="00000000">
            <w:r>
              <w:rPr>
                <w:sz w:val="20"/>
                <w:szCs w:val="20"/>
              </w:rPr>
              <w:t>Project Start (40%)</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3BCB110" w14:textId="77777777" w:rsidR="006A5379" w:rsidRDefault="00000000">
            <w:r>
              <w:rPr>
                <w:sz w:val="20"/>
                <w:szCs w:val="20"/>
              </w:rPr>
              <w:t>Signed document + project setup begins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8E19FFB" w14:textId="46115CF9" w:rsidR="006A5379" w:rsidRDefault="00000000">
            <w:r>
              <w:rPr>
                <w:sz w:val="20"/>
                <w:szCs w:val="20"/>
              </w:rPr>
              <w:t>₹</w:t>
            </w:r>
            <w:r w:rsidR="00E5086E">
              <w:rPr>
                <w:sz w:val="20"/>
                <w:szCs w:val="20"/>
              </w:rPr>
              <w:t>15</w:t>
            </w:r>
            <w:r>
              <w:rPr>
                <w:sz w:val="20"/>
                <w:szCs w:val="20"/>
              </w:rPr>
              <w:t>,</w:t>
            </w:r>
            <w:r w:rsidR="00E5086E">
              <w:rPr>
                <w:sz w:val="20"/>
                <w:szCs w:val="20"/>
              </w:rPr>
              <w:t>0</w:t>
            </w:r>
            <w:r>
              <w:rPr>
                <w:sz w:val="20"/>
                <w:szCs w:val="20"/>
              </w:rPr>
              <w:t>00</w:t>
            </w:r>
          </w:p>
        </w:tc>
      </w:tr>
      <w:tr w:rsidR="006A5379" w14:paraId="410CFD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52FEC8" w14:textId="77777777" w:rsidR="006A5379" w:rsidRDefault="00000000">
            <w:r>
              <w:rPr>
                <w:sz w:val="20"/>
                <w:szCs w:val="20"/>
              </w:rPr>
              <w:t>Development Completion (40%)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05472D" w14:textId="77777777" w:rsidR="006A5379" w:rsidRDefault="00000000">
            <w:r>
              <w:rPr>
                <w:sz w:val="20"/>
                <w:szCs w:val="20"/>
              </w:rPr>
              <w:t>All screens built and functional on staging server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886164" w14:textId="01730B6C" w:rsidR="006A5379" w:rsidRDefault="00000000">
            <w:r>
              <w:rPr>
                <w:sz w:val="20"/>
                <w:szCs w:val="20"/>
              </w:rPr>
              <w:t>₹</w:t>
            </w:r>
            <w:r w:rsidR="00E5086E">
              <w:rPr>
                <w:sz w:val="20"/>
                <w:szCs w:val="20"/>
              </w:rPr>
              <w:t>15</w:t>
            </w:r>
            <w:r>
              <w:rPr>
                <w:sz w:val="20"/>
                <w:szCs w:val="20"/>
              </w:rPr>
              <w:t>,</w:t>
            </w:r>
            <w:r w:rsidR="00E5086E">
              <w:rPr>
                <w:sz w:val="20"/>
                <w:szCs w:val="20"/>
              </w:rPr>
              <w:t>0</w:t>
            </w:r>
            <w:r>
              <w:rPr>
                <w:sz w:val="20"/>
                <w:szCs w:val="20"/>
              </w:rPr>
              <w:t>00</w:t>
            </w:r>
          </w:p>
        </w:tc>
      </w:tr>
      <w:tr w:rsidR="006A5379" w14:paraId="6B80C2C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A5AF030" w14:textId="77777777" w:rsidR="006A5379" w:rsidRDefault="00000000">
            <w:r>
              <w:rPr>
                <w:sz w:val="20"/>
                <w:szCs w:val="20"/>
              </w:rPr>
              <w:t>Final Deployment &amp; Handover (20%)</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DBD26AB" w14:textId="77777777" w:rsidR="006A5379" w:rsidRDefault="00000000">
            <w:r>
              <w:rPr>
                <w:sz w:val="20"/>
                <w:szCs w:val="20"/>
              </w:rPr>
              <w:t>Live deployment, code handover, admin credentials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C816807" w14:textId="6BAA8721" w:rsidR="006A5379" w:rsidRDefault="00000000">
            <w:r>
              <w:rPr>
                <w:sz w:val="20"/>
                <w:szCs w:val="20"/>
              </w:rPr>
              <w:t>₹</w:t>
            </w:r>
            <w:r w:rsidR="00E5086E">
              <w:rPr>
                <w:sz w:val="20"/>
                <w:szCs w:val="20"/>
              </w:rPr>
              <w:t>7</w:t>
            </w:r>
            <w:r>
              <w:rPr>
                <w:sz w:val="20"/>
                <w:szCs w:val="20"/>
              </w:rPr>
              <w:t>,</w:t>
            </w:r>
            <w:r w:rsidR="00E5086E">
              <w:rPr>
                <w:sz w:val="20"/>
                <w:szCs w:val="20"/>
              </w:rPr>
              <w:t>5</w:t>
            </w:r>
            <w:r>
              <w:rPr>
                <w:sz w:val="20"/>
                <w:szCs w:val="20"/>
              </w:rPr>
              <w:t>00</w:t>
            </w:r>
          </w:p>
        </w:tc>
      </w:tr>
      <w:tr w:rsidR="006A5379" w14:paraId="3F3DC3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5BC9419" w14:textId="77777777" w:rsidR="006A5379" w:rsidRDefault="00000000">
            <w:r>
              <w:rPr>
                <w:sz w:val="20"/>
                <w:szCs w:val="20"/>
              </w:rPr>
              <w:lastRenderedPageBreak/>
              <w:t>TOTAL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8A543A" w14:textId="77777777" w:rsidR="006A5379" w:rsidRDefault="006A5379"/>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CE2A68" w14:textId="72503774" w:rsidR="006A5379" w:rsidRDefault="00000000">
            <w:r>
              <w:rPr>
                <w:sz w:val="20"/>
                <w:szCs w:val="20"/>
              </w:rPr>
              <w:t>₹</w:t>
            </w:r>
            <w:r w:rsidR="00E5086E">
              <w:rPr>
                <w:sz w:val="20"/>
                <w:szCs w:val="20"/>
              </w:rPr>
              <w:t>37</w:t>
            </w:r>
            <w:r>
              <w:rPr>
                <w:sz w:val="20"/>
                <w:szCs w:val="20"/>
              </w:rPr>
              <w:t>,</w:t>
            </w:r>
            <w:r w:rsidR="00E5086E">
              <w:rPr>
                <w:sz w:val="20"/>
                <w:szCs w:val="20"/>
              </w:rPr>
              <w:t>5</w:t>
            </w:r>
            <w:r>
              <w:rPr>
                <w:sz w:val="20"/>
                <w:szCs w:val="20"/>
              </w:rPr>
              <w:t>00</w:t>
            </w:r>
          </w:p>
        </w:tc>
      </w:tr>
    </w:tbl>
    <w:p w14:paraId="3F6ED46E" w14:textId="77777777" w:rsidR="006A5379" w:rsidRDefault="006A5379">
      <w:pPr>
        <w:spacing w:before="200"/>
      </w:pPr>
    </w:p>
    <w:p w14:paraId="19D85C5A" w14:textId="77777777" w:rsidR="006A5379" w:rsidRDefault="006A5379">
      <w:pPr>
        <w:pBdr>
          <w:bottom w:val="single" w:sz="4" w:space="0" w:color="CCCCCC"/>
        </w:pBdr>
        <w:spacing w:before="160" w:after="160"/>
      </w:pPr>
    </w:p>
    <w:p w14:paraId="1C5B9AC0" w14:textId="77777777" w:rsidR="006A5379" w:rsidRDefault="00000000">
      <w:pPr>
        <w:pStyle w:val="Heading1"/>
      </w:pPr>
      <w:r>
        <w:t>11. Project Timeline</w:t>
      </w:r>
    </w:p>
    <w:p w14:paraId="014C781E" w14:textId="77777777" w:rsidR="006A5379" w:rsidRDefault="006A537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5379" w14:paraId="60849239" w14:textId="77777777">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6DA8CB7F" w14:textId="77777777" w:rsidR="006A5379" w:rsidRDefault="00000000">
            <w:r>
              <w:rPr>
                <w:b/>
                <w:bCs/>
                <w:color w:val="FFFFFF"/>
                <w:sz w:val="20"/>
                <w:szCs w:val="20"/>
              </w:rPr>
              <w:t>Week</w:t>
            </w:r>
          </w:p>
        </w:tc>
        <w:tc>
          <w:tcPr>
            <w:tcW w:w="73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7F93B49B" w14:textId="77777777" w:rsidR="006A5379" w:rsidRDefault="00000000">
            <w:r>
              <w:rPr>
                <w:b/>
                <w:bCs/>
                <w:color w:val="FFFFFF"/>
                <w:sz w:val="20"/>
                <w:szCs w:val="20"/>
              </w:rPr>
              <w:t>Activities</w:t>
            </w:r>
          </w:p>
        </w:tc>
      </w:tr>
      <w:tr w:rsidR="006A5379" w14:paraId="6FF6B4C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8EA6E8B" w14:textId="77777777" w:rsidR="006A5379" w:rsidRDefault="00000000">
            <w:r>
              <w:rPr>
                <w:sz w:val="20"/>
                <w:szCs w:val="20"/>
              </w:rPr>
              <w:t>Week 1</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49FC288" w14:textId="77777777" w:rsidR="006A5379" w:rsidRDefault="00000000">
            <w:r>
              <w:rPr>
                <w:sz w:val="20"/>
                <w:szCs w:val="20"/>
              </w:rPr>
              <w:t>Database design, project setup, Login/Registration/OTP module</w:t>
            </w:r>
          </w:p>
        </w:tc>
      </w:tr>
      <w:tr w:rsidR="006A5379" w14:paraId="06BB1C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82C455" w14:textId="77777777" w:rsidR="006A5379" w:rsidRDefault="00000000">
            <w:r>
              <w:rPr>
                <w:sz w:val="20"/>
                <w:szCs w:val="20"/>
              </w:rPr>
              <w:t>Week 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1B2E2FF" w14:textId="77777777" w:rsidR="006A5379" w:rsidRDefault="00000000">
            <w:r>
              <w:rPr>
                <w:sz w:val="20"/>
                <w:szCs w:val="20"/>
              </w:rPr>
              <w:t>Employer module (all screens), Job posting with GPS location</w:t>
            </w:r>
          </w:p>
        </w:tc>
      </w:tr>
      <w:tr w:rsidR="006A5379" w14:paraId="096C6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34593EB" w14:textId="77777777" w:rsidR="006A5379" w:rsidRDefault="00000000">
            <w:r>
              <w:rPr>
                <w:sz w:val="20"/>
                <w:szCs w:val="20"/>
              </w:rPr>
              <w:t>Week 3</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F4872E4" w14:textId="77777777" w:rsidR="006A5379" w:rsidRDefault="00000000">
            <w:r>
              <w:rPr>
                <w:sz w:val="20"/>
                <w:szCs w:val="20"/>
              </w:rPr>
              <w:t>Employee module (all screens), Smart Notification Engine, App OTP System</w:t>
            </w:r>
          </w:p>
        </w:tc>
      </w:tr>
      <w:tr w:rsidR="006A5379" w14:paraId="3E0071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F3D6F0A" w14:textId="77777777" w:rsidR="006A5379" w:rsidRDefault="00000000">
            <w:r>
              <w:rPr>
                <w:sz w:val="20"/>
                <w:szCs w:val="20"/>
              </w:rPr>
              <w:t>Week 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2D98643" w14:textId="77777777" w:rsidR="006A5379" w:rsidRDefault="00000000">
            <w:r>
              <w:rPr>
                <w:sz w:val="20"/>
                <w:szCs w:val="20"/>
              </w:rPr>
              <w:t>Admin panel, WhatsApp integration, Testing, Deployment</w:t>
            </w:r>
          </w:p>
        </w:tc>
      </w:tr>
    </w:tbl>
    <w:p w14:paraId="321258A4" w14:textId="77777777" w:rsidR="006A5379" w:rsidRDefault="006A5379">
      <w:pPr>
        <w:spacing w:before="160"/>
      </w:pPr>
    </w:p>
    <w:p w14:paraId="04DF5A8E" w14:textId="77777777" w:rsidR="006A5379" w:rsidRDefault="00000000">
      <w:pPr>
        <w:spacing w:before="60" w:after="80"/>
      </w:pPr>
      <w:r>
        <w:t>Estimated Total Duration: 4 Weeks from the date of agreement signing and receipt of first payment milestone.</w:t>
      </w:r>
    </w:p>
    <w:p w14:paraId="07A1BE4D" w14:textId="77777777" w:rsidR="006A5379" w:rsidRDefault="006A5379">
      <w:pPr>
        <w:pBdr>
          <w:bottom w:val="single" w:sz="4" w:space="0" w:color="CCCCCC"/>
        </w:pBdr>
        <w:spacing w:before="160" w:after="160"/>
      </w:pPr>
    </w:p>
    <w:p w14:paraId="630E32BD" w14:textId="77777777" w:rsidR="006A5379" w:rsidRDefault="00000000">
      <w:pPr>
        <w:pStyle w:val="Heading1"/>
      </w:pPr>
      <w:r>
        <w:t>12. Support Terms</w:t>
      </w:r>
    </w:p>
    <w:p w14:paraId="65E1094C" w14:textId="77777777" w:rsidR="006A5379" w:rsidRDefault="00000000">
      <w:pPr>
        <w:spacing w:before="180" w:after="80"/>
      </w:pPr>
      <w:r>
        <w:rPr>
          <w:b/>
          <w:bCs/>
          <w:color w:val="2E75B6"/>
          <w:sz w:val="24"/>
          <w:szCs w:val="24"/>
        </w:rPr>
        <w:t>Not Included (Additional Cost)</w:t>
      </w:r>
    </w:p>
    <w:p w14:paraId="052E9256" w14:textId="15A15AE4" w:rsidR="006A5379" w:rsidRDefault="00000000">
      <w:pPr>
        <w:pStyle w:val="ListParagraph"/>
        <w:numPr>
          <w:ilvl w:val="0"/>
          <w:numId w:val="2"/>
        </w:numPr>
        <w:spacing w:before="40" w:after="40"/>
      </w:pPr>
      <w:r>
        <w:t>New features or screens not listed in this document.</w:t>
      </w:r>
      <w:r w:rsidR="00E5086E">
        <w:t xml:space="preserve"> – Additional charges per 400rs/1hr</w:t>
      </w:r>
    </w:p>
    <w:p w14:paraId="66B0AC08" w14:textId="77777777" w:rsidR="006A5379" w:rsidRDefault="00000000">
      <w:pPr>
        <w:pStyle w:val="ListParagraph"/>
        <w:numPr>
          <w:ilvl w:val="0"/>
          <w:numId w:val="2"/>
        </w:numPr>
        <w:spacing w:before="40" w:after="40"/>
      </w:pPr>
      <w:r>
        <w:t>Hosting charges (Azure / AWS subscription).</w:t>
      </w:r>
    </w:p>
    <w:p w14:paraId="22C490FD" w14:textId="77777777" w:rsidR="006A5379" w:rsidRDefault="00000000">
      <w:pPr>
        <w:pStyle w:val="ListParagraph"/>
        <w:numPr>
          <w:ilvl w:val="0"/>
          <w:numId w:val="2"/>
        </w:numPr>
        <w:spacing w:before="40" w:after="40"/>
      </w:pPr>
      <w:r>
        <w:t>Domain name registration or renewal.</w:t>
      </w:r>
    </w:p>
    <w:p w14:paraId="5EDB6DCF" w14:textId="6A288822" w:rsidR="006A5379" w:rsidRDefault="00000000" w:rsidP="00E5086E">
      <w:pPr>
        <w:pStyle w:val="ListParagraph"/>
        <w:numPr>
          <w:ilvl w:val="0"/>
          <w:numId w:val="2"/>
        </w:numPr>
        <w:spacing w:before="40" w:after="40"/>
      </w:pPr>
      <w:r>
        <w:t>WhatsApp Cloud API charges (paid by client to Meta).</w:t>
      </w:r>
    </w:p>
    <w:p w14:paraId="231095A3" w14:textId="77777777" w:rsidR="006A5379" w:rsidRDefault="00000000">
      <w:pPr>
        <w:pStyle w:val="ListParagraph"/>
        <w:numPr>
          <w:ilvl w:val="0"/>
          <w:numId w:val="2"/>
        </w:numPr>
        <w:spacing w:before="40" w:after="40"/>
      </w:pPr>
      <w:r>
        <w:t>Google Maps API charges (if map embed is used beyond free tier).</w:t>
      </w:r>
    </w:p>
    <w:p w14:paraId="4E495638" w14:textId="77777777" w:rsidR="006A5379" w:rsidRDefault="00000000">
      <w:pPr>
        <w:pStyle w:val="ListParagraph"/>
        <w:numPr>
          <w:ilvl w:val="0"/>
          <w:numId w:val="2"/>
        </w:numPr>
        <w:spacing w:before="40" w:after="40"/>
      </w:pPr>
      <w:r>
        <w:t>Any third-party service fees.</w:t>
      </w:r>
    </w:p>
    <w:p w14:paraId="6E7D9189" w14:textId="77777777" w:rsidR="006A5379" w:rsidRDefault="006A5379">
      <w:pPr>
        <w:pBdr>
          <w:bottom w:val="single" w:sz="4" w:space="0" w:color="CCCCCC"/>
        </w:pBdr>
        <w:spacing w:before="160" w:after="160"/>
      </w:pPr>
    </w:p>
    <w:p w14:paraId="624523E3" w14:textId="77777777" w:rsidR="006A5379" w:rsidRDefault="00000000">
      <w:pPr>
        <w:pStyle w:val="Heading1"/>
      </w:pPr>
      <w:r>
        <w:t>13. Client Responsibilities</w:t>
      </w:r>
    </w:p>
    <w:p w14:paraId="117EA3B1" w14:textId="77777777" w:rsidR="006A5379" w:rsidRDefault="00000000">
      <w:pPr>
        <w:pStyle w:val="ListParagraph"/>
        <w:numPr>
          <w:ilvl w:val="0"/>
          <w:numId w:val="2"/>
        </w:numPr>
        <w:spacing w:before="40" w:after="40"/>
      </w:pPr>
      <w:r>
        <w:t>Provide company name, logo (PNG format, min 200x200px), and any text content required.</w:t>
      </w:r>
    </w:p>
    <w:p w14:paraId="2673C820" w14:textId="2FFB801B" w:rsidR="006A5379" w:rsidRDefault="00000000" w:rsidP="00E5086E">
      <w:pPr>
        <w:pStyle w:val="ListParagraph"/>
        <w:numPr>
          <w:ilvl w:val="0"/>
          <w:numId w:val="2"/>
        </w:numPr>
        <w:spacing w:before="40" w:after="40"/>
      </w:pPr>
      <w:r>
        <w:t>Set up and provide WhatsApp Business Account API credentials (Meta Business Manager).</w:t>
      </w:r>
    </w:p>
    <w:p w14:paraId="42D13D0E" w14:textId="77777777" w:rsidR="006A5379" w:rsidRDefault="00000000">
      <w:pPr>
        <w:pStyle w:val="ListParagraph"/>
        <w:numPr>
          <w:ilvl w:val="0"/>
          <w:numId w:val="2"/>
        </w:numPr>
        <w:spacing w:before="40" w:after="40"/>
      </w:pPr>
      <w:r>
        <w:t>Provide feedback within 2 business days on submitted deliverables.</w:t>
      </w:r>
    </w:p>
    <w:p w14:paraId="70201C39" w14:textId="7E5C5869" w:rsidR="006A5379" w:rsidRDefault="00000000">
      <w:pPr>
        <w:pStyle w:val="ListParagraph"/>
        <w:numPr>
          <w:ilvl w:val="0"/>
          <w:numId w:val="2"/>
        </w:numPr>
        <w:spacing w:before="40" w:after="40"/>
      </w:pPr>
      <w:r>
        <w:t>Ensure all payments are made on time as per milestones — delays may pause development.</w:t>
      </w:r>
    </w:p>
    <w:p w14:paraId="431F7530" w14:textId="77777777" w:rsidR="00E5086E" w:rsidRDefault="00E5086E" w:rsidP="00E5086E">
      <w:pPr>
        <w:pStyle w:val="ListParagraph"/>
        <w:spacing w:before="40" w:after="40"/>
        <w:ind w:left="720"/>
      </w:pPr>
    </w:p>
    <w:p w14:paraId="1AE7A441" w14:textId="77777777" w:rsidR="006A5379" w:rsidRDefault="006A5379">
      <w:pPr>
        <w:pBdr>
          <w:bottom w:val="single" w:sz="4" w:space="0" w:color="CCCCCC"/>
        </w:pBdr>
        <w:spacing w:before="160" w:after="160"/>
      </w:pPr>
    </w:p>
    <w:p w14:paraId="43951AAB" w14:textId="77777777" w:rsidR="006A5379" w:rsidRDefault="00000000">
      <w:pPr>
        <w:pStyle w:val="Heading1"/>
      </w:pPr>
      <w:r>
        <w:lastRenderedPageBreak/>
        <w:t>14. Features Excluded from Phase 1 (Future Scope)</w:t>
      </w:r>
    </w:p>
    <w:p w14:paraId="4A2CEFC8" w14:textId="77777777" w:rsidR="006A5379" w:rsidRDefault="00000000">
      <w:pPr>
        <w:spacing w:before="60" w:after="80"/>
      </w:pPr>
      <w:r>
        <w:t>The following features are intentionally excluded from this phase and will require a separate proposal and cost:</w:t>
      </w:r>
    </w:p>
    <w:p w14:paraId="0FDF8773" w14:textId="28DF7D84" w:rsidR="006A5379" w:rsidRDefault="00000000" w:rsidP="00E5086E">
      <w:pPr>
        <w:pStyle w:val="ListParagraph"/>
        <w:numPr>
          <w:ilvl w:val="0"/>
          <w:numId w:val="2"/>
        </w:numPr>
        <w:spacing w:before="40" w:after="40"/>
      </w:pPr>
      <w:r>
        <w:t>Online Payment Gateway</w:t>
      </w:r>
    </w:p>
    <w:p w14:paraId="0D5C01C0" w14:textId="77777777" w:rsidR="006A5379" w:rsidRDefault="00000000">
      <w:pPr>
        <w:pStyle w:val="ListParagraph"/>
        <w:numPr>
          <w:ilvl w:val="0"/>
          <w:numId w:val="2"/>
        </w:numPr>
        <w:spacing w:before="40" w:after="40"/>
      </w:pPr>
      <w:r>
        <w:t>Advanced Reporting &amp; Analytics</w:t>
      </w:r>
    </w:p>
    <w:p w14:paraId="1DBBD45B" w14:textId="77777777" w:rsidR="006A5379" w:rsidRDefault="00000000">
      <w:pPr>
        <w:pStyle w:val="ListParagraph"/>
        <w:numPr>
          <w:ilvl w:val="0"/>
          <w:numId w:val="2"/>
        </w:numPr>
        <w:spacing w:before="40" w:after="40"/>
      </w:pPr>
      <w:r>
        <w:t>Attendance Tracking</w:t>
      </w:r>
    </w:p>
    <w:p w14:paraId="49CE63FA" w14:textId="77777777" w:rsidR="006A5379" w:rsidRDefault="00000000">
      <w:pPr>
        <w:pStyle w:val="ListParagraph"/>
        <w:numPr>
          <w:ilvl w:val="0"/>
          <w:numId w:val="2"/>
        </w:numPr>
        <w:spacing w:before="40" w:after="40"/>
      </w:pPr>
      <w:r>
        <w:t>Rating &amp; Review System</w:t>
      </w:r>
    </w:p>
    <w:p w14:paraId="0DDE3B26" w14:textId="77777777" w:rsidR="006A5379" w:rsidRDefault="00000000">
      <w:pPr>
        <w:pStyle w:val="ListParagraph"/>
        <w:numPr>
          <w:ilvl w:val="0"/>
          <w:numId w:val="2"/>
        </w:numPr>
        <w:spacing w:before="40" w:after="40"/>
      </w:pPr>
      <w:r>
        <w:t>GPS Live Tracking of Worker</w:t>
      </w:r>
    </w:p>
    <w:p w14:paraId="218FE5AA" w14:textId="77777777" w:rsidR="006A5379" w:rsidRDefault="00000000">
      <w:pPr>
        <w:pStyle w:val="ListParagraph"/>
        <w:numPr>
          <w:ilvl w:val="0"/>
          <w:numId w:val="2"/>
        </w:numPr>
        <w:spacing w:before="40" w:after="40"/>
      </w:pPr>
      <w:r>
        <w:t>Automated AI Matching Engine</w:t>
      </w:r>
    </w:p>
    <w:p w14:paraId="286A81D4" w14:textId="77777777" w:rsidR="006A5379" w:rsidRDefault="00000000">
      <w:pPr>
        <w:pStyle w:val="ListParagraph"/>
        <w:numPr>
          <w:ilvl w:val="0"/>
          <w:numId w:val="2"/>
        </w:numPr>
        <w:spacing w:before="40" w:after="40"/>
      </w:pPr>
      <w:r>
        <w:t>Chat / Messaging between Employer and Employee</w:t>
      </w:r>
    </w:p>
    <w:p w14:paraId="1903580B" w14:textId="77777777" w:rsidR="006A5379" w:rsidRDefault="006A5379">
      <w:pPr>
        <w:pBdr>
          <w:bottom w:val="single" w:sz="4" w:space="0" w:color="CCCCCC"/>
        </w:pBdr>
        <w:spacing w:before="160" w:after="160"/>
      </w:pPr>
    </w:p>
    <w:p w14:paraId="3055500D" w14:textId="77777777" w:rsidR="006A5379" w:rsidRDefault="00000000">
      <w:pPr>
        <w:pStyle w:val="Heading1"/>
      </w:pPr>
      <w:r>
        <w:t>15. Change Request Policy</w:t>
      </w:r>
    </w:p>
    <w:p w14:paraId="53ECC316" w14:textId="77777777" w:rsidR="006A5379" w:rsidRDefault="00000000">
      <w:pPr>
        <w:spacing w:before="60" w:after="80"/>
      </w:pPr>
      <w:r>
        <w:t>This document defines the complete and agreed scope. The following policy applies to all changes:</w:t>
      </w:r>
    </w:p>
    <w:p w14:paraId="3D04FDF5" w14:textId="77777777" w:rsidR="006A5379" w:rsidRDefault="006A537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A5379" w14:paraId="7DD446CC" w14:textId="77777777">
        <w:trPr>
          <w:tblHeader/>
        </w:trPr>
        <w:tc>
          <w:tcPr>
            <w:tcW w:w="360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038F671D" w14:textId="77777777" w:rsidR="006A5379" w:rsidRDefault="00000000">
            <w:r>
              <w:rPr>
                <w:b/>
                <w:bCs/>
                <w:color w:val="FFFFFF"/>
                <w:sz w:val="20"/>
                <w:szCs w:val="20"/>
              </w:rPr>
              <w:t>Change Type</w:t>
            </w:r>
          </w:p>
        </w:tc>
        <w:tc>
          <w:tcPr>
            <w:tcW w:w="5760" w:type="dxa"/>
            <w:tcBorders>
              <w:top w:val="single" w:sz="1" w:space="0" w:color="2E4A7A"/>
              <w:left w:val="single" w:sz="1" w:space="0" w:color="2E4A7A"/>
              <w:bottom w:val="single" w:sz="1" w:space="0" w:color="2E4A7A"/>
              <w:right w:val="single" w:sz="1" w:space="0" w:color="2E4A7A"/>
            </w:tcBorders>
            <w:shd w:val="clear" w:color="auto" w:fill="1F3864"/>
            <w:tcMar>
              <w:top w:w="100" w:type="dxa"/>
              <w:left w:w="160" w:type="dxa"/>
              <w:bottom w:w="100" w:type="dxa"/>
              <w:right w:w="120" w:type="dxa"/>
            </w:tcMar>
          </w:tcPr>
          <w:p w14:paraId="2F738579" w14:textId="77777777" w:rsidR="006A5379" w:rsidRDefault="00000000">
            <w:r>
              <w:rPr>
                <w:b/>
                <w:bCs/>
                <w:color w:val="FFFFFF"/>
                <w:sz w:val="20"/>
                <w:szCs w:val="20"/>
              </w:rPr>
              <w:t>Process</w:t>
            </w:r>
          </w:p>
        </w:tc>
      </w:tr>
      <w:tr w:rsidR="006A5379" w14:paraId="7BA2CB1A"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53AD0A20" w14:textId="77777777" w:rsidR="006A5379" w:rsidRDefault="00000000">
            <w:r>
              <w:rPr>
                <w:sz w:val="20"/>
                <w:szCs w:val="20"/>
              </w:rPr>
              <w:t>Minor text or label change</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06A5DF2" w14:textId="77777777" w:rsidR="006A5379" w:rsidRDefault="00000000">
            <w:r>
              <w:rPr>
                <w:sz w:val="20"/>
                <w:szCs w:val="20"/>
              </w:rPr>
              <w:t>Free if raised before that module is built</w:t>
            </w:r>
          </w:p>
        </w:tc>
      </w:tr>
      <w:tr w:rsidR="006A5379" w14:paraId="00B8CA6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569B82" w14:textId="77777777" w:rsidR="006A5379" w:rsidRDefault="00000000">
            <w:r>
              <w:rPr>
                <w:sz w:val="20"/>
                <w:szCs w:val="20"/>
              </w:rPr>
              <w:t>New field added to existing screen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89895D5" w14:textId="47322702" w:rsidR="006A5379" w:rsidRDefault="00000000">
            <w:r>
              <w:rPr>
                <w:sz w:val="20"/>
                <w:szCs w:val="20"/>
              </w:rPr>
              <w:t xml:space="preserve">Formal Change Request; </w:t>
            </w:r>
            <w:r w:rsidR="00F137D1">
              <w:rPr>
                <w:sz w:val="20"/>
                <w:szCs w:val="20"/>
              </w:rPr>
              <w:t>Free work for 5 hrs work after that</w:t>
            </w:r>
            <w:r>
              <w:rPr>
                <w:sz w:val="20"/>
                <w:szCs w:val="20"/>
              </w:rPr>
              <w:t xml:space="preserve"> billed at ₹</w:t>
            </w:r>
            <w:r w:rsidR="00F137D1">
              <w:rPr>
                <w:sz w:val="20"/>
                <w:szCs w:val="20"/>
              </w:rPr>
              <w:t>3</w:t>
            </w:r>
            <w:r>
              <w:rPr>
                <w:sz w:val="20"/>
                <w:szCs w:val="20"/>
              </w:rPr>
              <w:t>00/hr</w:t>
            </w:r>
          </w:p>
        </w:tc>
      </w:tr>
      <w:tr w:rsidR="006A5379" w14:paraId="66354AEE"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C3A53FF" w14:textId="77777777" w:rsidR="006A5379" w:rsidRDefault="00000000">
            <w:r>
              <w:rPr>
                <w:sz w:val="20"/>
                <w:szCs w:val="20"/>
              </w:rPr>
              <w:t>New screen or module added</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4B53168" w14:textId="6691E7A6" w:rsidR="006A5379" w:rsidRDefault="00000000">
            <w:r>
              <w:rPr>
                <w:sz w:val="20"/>
                <w:szCs w:val="20"/>
              </w:rPr>
              <w:t>Formal Change Request; new estimate provided within 2 business days</w:t>
            </w:r>
            <w:r w:rsidR="00F137D1">
              <w:rPr>
                <w:sz w:val="20"/>
                <w:szCs w:val="20"/>
              </w:rPr>
              <w:t xml:space="preserve"> - billed at ₹300/hr</w:t>
            </w:r>
          </w:p>
        </w:tc>
      </w:tr>
      <w:tr w:rsidR="006A5379" w14:paraId="2A1D4D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58878E2" w14:textId="77777777" w:rsidR="006A5379" w:rsidRDefault="00000000">
            <w:r>
              <w:rPr>
                <w:sz w:val="20"/>
                <w:szCs w:val="20"/>
              </w:rPr>
              <w:t>Change to core logic (e.g., OTP flow, notification rules)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F924991" w14:textId="77777777" w:rsidR="006A5379" w:rsidRDefault="00000000">
            <w:r>
              <w:rPr>
                <w:sz w:val="20"/>
                <w:szCs w:val="20"/>
              </w:rPr>
              <w:t>Formal Change Request; impact analysis required before estimate</w:t>
            </w:r>
          </w:p>
        </w:tc>
      </w:tr>
      <w:tr w:rsidR="006A5379" w14:paraId="6E7070FA" w14:textId="77777777">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1281577" w14:textId="77777777" w:rsidR="006A5379" w:rsidRDefault="00000000">
            <w:r>
              <w:rPr>
                <w:sz w:val="20"/>
                <w:szCs w:val="20"/>
              </w:rPr>
              <w:t>Scope removal after development started</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39CC51F2" w14:textId="77777777" w:rsidR="006A5379" w:rsidRDefault="00000000">
            <w:r>
              <w:rPr>
                <w:sz w:val="20"/>
                <w:szCs w:val="20"/>
              </w:rPr>
              <w:t>No cost reduction; already-built work is billed</w:t>
            </w:r>
          </w:p>
        </w:tc>
      </w:tr>
    </w:tbl>
    <w:p w14:paraId="6553B35B" w14:textId="77777777" w:rsidR="006A5379" w:rsidRDefault="006A5379">
      <w:pPr>
        <w:pBdr>
          <w:bottom w:val="single" w:sz="4" w:space="0" w:color="CCCCCC"/>
        </w:pBdr>
        <w:spacing w:before="160" w:after="160"/>
      </w:pPr>
    </w:p>
    <w:p w14:paraId="5714AA1C" w14:textId="77777777" w:rsidR="006A5379" w:rsidRDefault="00000000">
      <w:pPr>
        <w:pStyle w:val="Heading1"/>
      </w:pPr>
      <w:r>
        <w:t>16. Assumptions</w:t>
      </w:r>
    </w:p>
    <w:p w14:paraId="4ECEDE45" w14:textId="77777777" w:rsidR="006A5379" w:rsidRDefault="00000000">
      <w:pPr>
        <w:pStyle w:val="ListParagraph"/>
        <w:numPr>
          <w:ilvl w:val="0"/>
          <w:numId w:val="2"/>
        </w:numPr>
        <w:spacing w:before="40" w:after="40"/>
      </w:pPr>
      <w:r>
        <w:t>All content (job categories, skill list) will be provided by the client before database design starts.</w:t>
      </w:r>
    </w:p>
    <w:p w14:paraId="7131DEB2" w14:textId="77777777" w:rsidR="006A5379" w:rsidRDefault="00000000">
      <w:pPr>
        <w:pStyle w:val="ListParagraph"/>
        <w:numPr>
          <w:ilvl w:val="0"/>
          <w:numId w:val="2"/>
        </w:numPr>
        <w:spacing w:before="40" w:after="40"/>
      </w:pPr>
      <w:r>
        <w:t>WhatsApp Business Account must be approved by Meta before notification testing can begin.</w:t>
      </w:r>
    </w:p>
    <w:p w14:paraId="21394681" w14:textId="77777777" w:rsidR="006A5379" w:rsidRDefault="00000000">
      <w:pPr>
        <w:pStyle w:val="ListParagraph"/>
        <w:numPr>
          <w:ilvl w:val="0"/>
          <w:numId w:val="2"/>
        </w:numPr>
        <w:spacing w:before="40" w:after="40"/>
      </w:pPr>
      <w:r>
        <w:t>Client will provide test mobile numbers for OTP and notification testing.</w:t>
      </w:r>
    </w:p>
    <w:p w14:paraId="2D5295CF" w14:textId="77777777" w:rsidR="006A5379" w:rsidRDefault="00000000">
      <w:pPr>
        <w:pStyle w:val="ListParagraph"/>
        <w:numPr>
          <w:ilvl w:val="0"/>
          <w:numId w:val="2"/>
        </w:numPr>
        <w:spacing w:before="40" w:after="40"/>
      </w:pPr>
      <w:r>
        <w:t>This document covers the MVP version only.</w:t>
      </w:r>
    </w:p>
    <w:p w14:paraId="544A02F6" w14:textId="77777777" w:rsidR="006A5379" w:rsidRDefault="00000000">
      <w:pPr>
        <w:pStyle w:val="ListParagraph"/>
        <w:numPr>
          <w:ilvl w:val="0"/>
          <w:numId w:val="2"/>
        </w:numPr>
        <w:spacing w:before="40" w:after="40"/>
      </w:pPr>
      <w:r>
        <w:t>Browser GPS is required for location-based features. Users who deny location access will see a reduced experience.</w:t>
      </w:r>
    </w:p>
    <w:p w14:paraId="36606C43" w14:textId="0670BD0D" w:rsidR="006A5379" w:rsidRDefault="00000000">
      <w:pPr>
        <w:pStyle w:val="ListParagraph"/>
        <w:numPr>
          <w:ilvl w:val="0"/>
          <w:numId w:val="2"/>
        </w:numPr>
        <w:spacing w:before="40" w:after="40"/>
      </w:pPr>
      <w:r>
        <w:t>The developer is not responsible for third-party API downtime (WhatsApp).</w:t>
      </w:r>
    </w:p>
    <w:p w14:paraId="2C261876" w14:textId="77777777" w:rsidR="006A5379" w:rsidRDefault="006A5379">
      <w:pPr>
        <w:pBdr>
          <w:bottom w:val="single" w:sz="4" w:space="0" w:color="CCCCCC"/>
        </w:pBdr>
        <w:spacing w:before="160" w:after="160"/>
      </w:pPr>
    </w:p>
    <w:p w14:paraId="4C8543B4" w14:textId="77777777" w:rsidR="006A5379" w:rsidRDefault="00000000">
      <w:r>
        <w:br w:type="page"/>
      </w:r>
    </w:p>
    <w:p w14:paraId="2F832C41" w14:textId="77777777" w:rsidR="006A5379" w:rsidRDefault="00000000">
      <w:pPr>
        <w:pStyle w:val="Heading1"/>
      </w:pPr>
      <w:r>
        <w:lastRenderedPageBreak/>
        <w:t>17. Agreement &amp; Signatures</w:t>
      </w:r>
    </w:p>
    <w:p w14:paraId="5645879D" w14:textId="77777777" w:rsidR="006A5379" w:rsidRDefault="00000000">
      <w:pPr>
        <w:spacing w:before="60" w:after="80"/>
      </w:pPr>
      <w:r>
        <w:t>By signing below, both parties confirm they have read, understood, and agreed to the complete scope, timeline, payment terms, and change request policy described in this document. Development will begin only after this document is signed and the first milestone payment is received.</w:t>
      </w:r>
    </w:p>
    <w:p w14:paraId="44706F3F" w14:textId="77777777" w:rsidR="006A5379" w:rsidRDefault="006A5379">
      <w:pPr>
        <w:spacing w:before="32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720"/>
        <w:gridCol w:w="4320"/>
      </w:tblGrid>
      <w:tr w:rsidR="006A5379" w14:paraId="167772E4" w14:textId="77777777">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8689C3B" w14:textId="77777777" w:rsidR="006A5379" w:rsidRDefault="00000000">
            <w:r>
              <w:rPr>
                <w:b/>
                <w:bCs/>
                <w:color w:val="1F3864"/>
              </w:rPr>
              <w:t>CLIENT APPROVAL</w:t>
            </w:r>
          </w:p>
          <w:p w14:paraId="503E3CD4" w14:textId="77777777" w:rsidR="006A5379" w:rsidRDefault="00000000">
            <w:pPr>
              <w:spacing w:before="120"/>
            </w:pPr>
            <w:r>
              <w:rPr>
                <w:sz w:val="20"/>
                <w:szCs w:val="20"/>
              </w:rPr>
              <w:t>Client Name: ___________________________</w:t>
            </w:r>
          </w:p>
          <w:p w14:paraId="7EB07019" w14:textId="77777777" w:rsidR="006A5379" w:rsidRDefault="00000000">
            <w:pPr>
              <w:spacing w:before="120"/>
            </w:pPr>
            <w:r>
              <w:rPr>
                <w:sz w:val="20"/>
                <w:szCs w:val="20"/>
              </w:rPr>
              <w:t>Company: ___________________________</w:t>
            </w:r>
          </w:p>
          <w:p w14:paraId="51C95C2D" w14:textId="77777777" w:rsidR="006A5379" w:rsidRDefault="00000000">
            <w:pPr>
              <w:spacing w:before="240"/>
            </w:pPr>
            <w:r>
              <w:rPr>
                <w:sz w:val="20"/>
                <w:szCs w:val="20"/>
              </w:rPr>
              <w:t>Signature: ___________________________</w:t>
            </w:r>
          </w:p>
          <w:p w14:paraId="34E2162C" w14:textId="77777777" w:rsidR="006A5379" w:rsidRDefault="00000000">
            <w:pPr>
              <w:spacing w:before="120"/>
            </w:pPr>
            <w:r>
              <w:rPr>
                <w:sz w:val="20"/>
                <w:szCs w:val="20"/>
              </w:rPr>
              <w:t>Date: ___________________________</w:t>
            </w:r>
          </w:p>
        </w:tc>
        <w:tc>
          <w:tcPr>
            <w:tcW w:w="720" w:type="dxa"/>
          </w:tcPr>
          <w:p w14:paraId="60795812" w14:textId="77777777" w:rsidR="006A5379" w:rsidRDefault="006A5379"/>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A348C52" w14:textId="77777777" w:rsidR="006A5379" w:rsidRDefault="00000000">
            <w:r>
              <w:rPr>
                <w:b/>
                <w:bCs/>
                <w:color w:val="1F3864"/>
              </w:rPr>
              <w:t>DEVELOPER</w:t>
            </w:r>
          </w:p>
          <w:p w14:paraId="3CF80134" w14:textId="77777777" w:rsidR="006A5379" w:rsidRDefault="00000000">
            <w:pPr>
              <w:spacing w:before="120"/>
            </w:pPr>
            <w:r>
              <w:rPr>
                <w:sz w:val="20"/>
                <w:szCs w:val="20"/>
              </w:rPr>
              <w:t>Developer Name: Kuldeep Pathak</w:t>
            </w:r>
          </w:p>
          <w:p w14:paraId="1152F273" w14:textId="77777777" w:rsidR="006A5379" w:rsidRDefault="00000000">
            <w:pPr>
              <w:spacing w:before="120"/>
            </w:pPr>
            <w:r>
              <w:rPr>
                <w:sz w:val="20"/>
                <w:szCs w:val="20"/>
              </w:rPr>
              <w:t>Company / Freelancer</w:t>
            </w:r>
          </w:p>
          <w:p w14:paraId="362BCEFD" w14:textId="77777777" w:rsidR="006A5379" w:rsidRDefault="00000000">
            <w:pPr>
              <w:spacing w:before="240"/>
            </w:pPr>
            <w:r>
              <w:rPr>
                <w:sz w:val="20"/>
                <w:szCs w:val="20"/>
              </w:rPr>
              <w:t>Signature: ___________________________</w:t>
            </w:r>
          </w:p>
          <w:p w14:paraId="49B09601" w14:textId="77777777" w:rsidR="006A5379" w:rsidRDefault="00000000">
            <w:pPr>
              <w:spacing w:before="120"/>
            </w:pPr>
            <w:r>
              <w:rPr>
                <w:sz w:val="20"/>
                <w:szCs w:val="20"/>
              </w:rPr>
              <w:t>Date: ___________________________</w:t>
            </w:r>
          </w:p>
        </w:tc>
      </w:tr>
    </w:tbl>
    <w:p w14:paraId="7F7F5616" w14:textId="77777777" w:rsidR="006A5379" w:rsidRDefault="00000000">
      <w:pPr>
        <w:spacing w:before="400" w:after="80"/>
      </w:pPr>
      <w:r>
        <w:rPr>
          <w:i/>
          <w:iCs/>
          <w:color w:val="555555"/>
        </w:rPr>
        <w:t>Thank you for choosing this platform solution. We look forward to a successful partnership.</w:t>
      </w:r>
    </w:p>
    <w:sectPr w:rsidR="006A537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8B66" w14:textId="77777777" w:rsidR="00543A17" w:rsidRDefault="00543A17">
      <w:r>
        <w:separator/>
      </w:r>
    </w:p>
  </w:endnote>
  <w:endnote w:type="continuationSeparator" w:id="0">
    <w:p w14:paraId="42BB4091" w14:textId="77777777" w:rsidR="00543A17" w:rsidRDefault="00543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D189" w14:textId="77777777" w:rsidR="006A5379" w:rsidRDefault="00000000">
    <w:pPr>
      <w:pBdr>
        <w:top w:val="single" w:sz="4" w:space="0" w:color="CCCCCC"/>
      </w:pBdr>
      <w:tabs>
        <w:tab w:val="right" w:pos="9026"/>
      </w:tabs>
      <w:spacing w:before="80"/>
    </w:pPr>
    <w:r>
      <w:rPr>
        <w:color w:val="888888"/>
        <w:sz w:val="16"/>
        <w:szCs w:val="16"/>
      </w:rPr>
      <w:t>Prepared by: Kuldeep Pathak   |   Confidential</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8579" w14:textId="77777777" w:rsidR="00543A17" w:rsidRDefault="00543A17">
      <w:r>
        <w:separator/>
      </w:r>
    </w:p>
  </w:footnote>
  <w:footnote w:type="continuationSeparator" w:id="0">
    <w:p w14:paraId="12B135B2" w14:textId="77777777" w:rsidR="00543A17" w:rsidRDefault="00543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C18F" w14:textId="77777777" w:rsidR="006A5379" w:rsidRDefault="00000000">
    <w:pPr>
      <w:pBdr>
        <w:bottom w:val="single" w:sz="6" w:space="0" w:color="1F3864"/>
      </w:pBdr>
      <w:spacing w:after="120"/>
    </w:pPr>
    <w:r>
      <w:rPr>
        <w:b/>
        <w:bCs/>
        <w:color w:val="1F3864"/>
        <w:sz w:val="20"/>
        <w:szCs w:val="20"/>
      </w:rPr>
      <w:t>Temporary Manpower Hiring Platform</w:t>
    </w:r>
    <w:r>
      <w:rPr>
        <w:color w:val="666666"/>
        <w:sz w:val="18"/>
        <w:szCs w:val="18"/>
      </w:rPr>
      <w:t xml:space="preserve">   |   Technical Specification &amp; Scope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097"/>
    <w:multiLevelType w:val="hybridMultilevel"/>
    <w:tmpl w:val="7A9ACECC"/>
    <w:lvl w:ilvl="0" w:tplc="FCB8AECA">
      <w:start w:val="1"/>
      <w:numFmt w:val="bullet"/>
      <w:lvlText w:val="•"/>
      <w:lvlJc w:val="left"/>
      <w:pPr>
        <w:ind w:left="720" w:hanging="360"/>
      </w:pPr>
    </w:lvl>
    <w:lvl w:ilvl="1" w:tplc="2C56344A">
      <w:start w:val="1"/>
      <w:numFmt w:val="bullet"/>
      <w:lvlText w:val="◦"/>
      <w:lvlJc w:val="left"/>
      <w:pPr>
        <w:ind w:left="1080" w:hanging="360"/>
      </w:pPr>
    </w:lvl>
    <w:lvl w:ilvl="2" w:tplc="621C25F8">
      <w:numFmt w:val="decimal"/>
      <w:lvlText w:val=""/>
      <w:lvlJc w:val="left"/>
    </w:lvl>
    <w:lvl w:ilvl="3" w:tplc="F7A621F8">
      <w:numFmt w:val="decimal"/>
      <w:lvlText w:val=""/>
      <w:lvlJc w:val="left"/>
    </w:lvl>
    <w:lvl w:ilvl="4" w:tplc="A63032CA">
      <w:numFmt w:val="decimal"/>
      <w:lvlText w:val=""/>
      <w:lvlJc w:val="left"/>
    </w:lvl>
    <w:lvl w:ilvl="5" w:tplc="E47638A4">
      <w:numFmt w:val="decimal"/>
      <w:lvlText w:val=""/>
      <w:lvlJc w:val="left"/>
    </w:lvl>
    <w:lvl w:ilvl="6" w:tplc="344A4C1E">
      <w:numFmt w:val="decimal"/>
      <w:lvlText w:val=""/>
      <w:lvlJc w:val="left"/>
    </w:lvl>
    <w:lvl w:ilvl="7" w:tplc="ABA44DB8">
      <w:numFmt w:val="decimal"/>
      <w:lvlText w:val=""/>
      <w:lvlJc w:val="left"/>
    </w:lvl>
    <w:lvl w:ilvl="8" w:tplc="EF60C59C">
      <w:numFmt w:val="decimal"/>
      <w:lvlText w:val=""/>
      <w:lvlJc w:val="left"/>
    </w:lvl>
  </w:abstractNum>
  <w:abstractNum w:abstractNumId="1" w15:restartNumberingAfterBreak="0">
    <w:nsid w:val="0CFF4E6C"/>
    <w:multiLevelType w:val="hybridMultilevel"/>
    <w:tmpl w:val="10EEE10A"/>
    <w:lvl w:ilvl="0" w:tplc="DB1E9784">
      <w:start w:val="1"/>
      <w:numFmt w:val="bullet"/>
      <w:lvlText w:val="●"/>
      <w:lvlJc w:val="left"/>
      <w:pPr>
        <w:ind w:left="720" w:hanging="360"/>
      </w:pPr>
    </w:lvl>
    <w:lvl w:ilvl="1" w:tplc="4922F61E">
      <w:start w:val="1"/>
      <w:numFmt w:val="bullet"/>
      <w:lvlText w:val="○"/>
      <w:lvlJc w:val="left"/>
      <w:pPr>
        <w:ind w:left="1440" w:hanging="360"/>
      </w:pPr>
    </w:lvl>
    <w:lvl w:ilvl="2" w:tplc="828E1698">
      <w:start w:val="1"/>
      <w:numFmt w:val="bullet"/>
      <w:lvlText w:val="■"/>
      <w:lvlJc w:val="left"/>
      <w:pPr>
        <w:ind w:left="2160" w:hanging="360"/>
      </w:pPr>
    </w:lvl>
    <w:lvl w:ilvl="3" w:tplc="20FE0316">
      <w:start w:val="1"/>
      <w:numFmt w:val="bullet"/>
      <w:lvlText w:val="●"/>
      <w:lvlJc w:val="left"/>
      <w:pPr>
        <w:ind w:left="2880" w:hanging="360"/>
      </w:pPr>
    </w:lvl>
    <w:lvl w:ilvl="4" w:tplc="D9BA2DE2">
      <w:start w:val="1"/>
      <w:numFmt w:val="bullet"/>
      <w:lvlText w:val="○"/>
      <w:lvlJc w:val="left"/>
      <w:pPr>
        <w:ind w:left="3600" w:hanging="360"/>
      </w:pPr>
    </w:lvl>
    <w:lvl w:ilvl="5" w:tplc="857EABEE">
      <w:start w:val="1"/>
      <w:numFmt w:val="bullet"/>
      <w:lvlText w:val="■"/>
      <w:lvlJc w:val="left"/>
      <w:pPr>
        <w:ind w:left="4320" w:hanging="360"/>
      </w:pPr>
    </w:lvl>
    <w:lvl w:ilvl="6" w:tplc="37F29B80">
      <w:start w:val="1"/>
      <w:numFmt w:val="bullet"/>
      <w:lvlText w:val="●"/>
      <w:lvlJc w:val="left"/>
      <w:pPr>
        <w:ind w:left="5040" w:hanging="360"/>
      </w:pPr>
    </w:lvl>
    <w:lvl w:ilvl="7" w:tplc="EC481912">
      <w:start w:val="1"/>
      <w:numFmt w:val="bullet"/>
      <w:lvlText w:val="●"/>
      <w:lvlJc w:val="left"/>
      <w:pPr>
        <w:ind w:left="5760" w:hanging="360"/>
      </w:pPr>
    </w:lvl>
    <w:lvl w:ilvl="8" w:tplc="31BA0866">
      <w:start w:val="1"/>
      <w:numFmt w:val="bullet"/>
      <w:lvlText w:val="●"/>
      <w:lvlJc w:val="left"/>
      <w:pPr>
        <w:ind w:left="6480" w:hanging="360"/>
      </w:pPr>
    </w:lvl>
  </w:abstractNum>
  <w:abstractNum w:abstractNumId="2" w15:restartNumberingAfterBreak="0">
    <w:nsid w:val="22ED13C6"/>
    <w:multiLevelType w:val="hybridMultilevel"/>
    <w:tmpl w:val="A6802012"/>
    <w:lvl w:ilvl="0" w:tplc="A98CD742">
      <w:start w:val="1"/>
      <w:numFmt w:val="decimal"/>
      <w:lvlText w:val="%1."/>
      <w:lvlJc w:val="left"/>
      <w:pPr>
        <w:ind w:left="720" w:hanging="360"/>
      </w:pPr>
    </w:lvl>
    <w:lvl w:ilvl="1" w:tplc="81EA8EC6">
      <w:numFmt w:val="decimal"/>
      <w:lvlText w:val=""/>
      <w:lvlJc w:val="left"/>
    </w:lvl>
    <w:lvl w:ilvl="2" w:tplc="EEE80408">
      <w:numFmt w:val="decimal"/>
      <w:lvlText w:val=""/>
      <w:lvlJc w:val="left"/>
    </w:lvl>
    <w:lvl w:ilvl="3" w:tplc="EA2C41BC">
      <w:numFmt w:val="decimal"/>
      <w:lvlText w:val=""/>
      <w:lvlJc w:val="left"/>
    </w:lvl>
    <w:lvl w:ilvl="4" w:tplc="4C6E8AC2">
      <w:numFmt w:val="decimal"/>
      <w:lvlText w:val=""/>
      <w:lvlJc w:val="left"/>
    </w:lvl>
    <w:lvl w:ilvl="5" w:tplc="D88E42E2">
      <w:numFmt w:val="decimal"/>
      <w:lvlText w:val=""/>
      <w:lvlJc w:val="left"/>
    </w:lvl>
    <w:lvl w:ilvl="6" w:tplc="24786678">
      <w:numFmt w:val="decimal"/>
      <w:lvlText w:val=""/>
      <w:lvlJc w:val="left"/>
    </w:lvl>
    <w:lvl w:ilvl="7" w:tplc="7C36BF72">
      <w:numFmt w:val="decimal"/>
      <w:lvlText w:val=""/>
      <w:lvlJc w:val="left"/>
    </w:lvl>
    <w:lvl w:ilvl="8" w:tplc="22B8316E">
      <w:numFmt w:val="decimal"/>
      <w:lvlText w:val=""/>
      <w:lvlJc w:val="left"/>
    </w:lvl>
  </w:abstractNum>
  <w:num w:numId="1" w16cid:durableId="1975713861">
    <w:abstractNumId w:val="1"/>
    <w:lvlOverride w:ilvl="0">
      <w:startOverride w:val="1"/>
    </w:lvlOverride>
  </w:num>
  <w:num w:numId="2" w16cid:durableId="515192013">
    <w:abstractNumId w:val="0"/>
    <w:lvlOverride w:ilvl="0">
      <w:startOverride w:val="1"/>
    </w:lvlOverride>
  </w:num>
  <w:num w:numId="3" w16cid:durableId="1842623210">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ldeep Pathak">
    <w15:presenceInfo w15:providerId="Windows Live" w15:userId="58900fb7da1391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trackRevisions/>
  <w:documentProtection w:edit="trackedChanges" w:enforcement="1" w:cryptProviderType="rsaAES" w:cryptAlgorithmClass="hash" w:cryptAlgorithmType="typeAny" w:cryptAlgorithmSid="14" w:cryptSpinCount="100000" w:hash="XIV5VSfErCSQKLt3/gW0aQjZAdgpnZq/sGpgJ8+t9qYkzGQ+R6+qvSIM0XhfHqVwu+vMxLbSu+Rlj5b5ELP2Zg==" w:salt="LkhjfjUkQnjpGapvNWyKY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379"/>
    <w:rsid w:val="0000388E"/>
    <w:rsid w:val="001054F5"/>
    <w:rsid w:val="0014316E"/>
    <w:rsid w:val="001A660F"/>
    <w:rsid w:val="0027341E"/>
    <w:rsid w:val="00543A17"/>
    <w:rsid w:val="00544E77"/>
    <w:rsid w:val="00554D77"/>
    <w:rsid w:val="006A5379"/>
    <w:rsid w:val="00BD7080"/>
    <w:rsid w:val="00D97420"/>
    <w:rsid w:val="00E041ED"/>
    <w:rsid w:val="00E5086E"/>
    <w:rsid w:val="00F13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2C01"/>
  <w15:docId w15:val="{ECC49903-DFD2-49C5-8C30-DBEC477A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143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14</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Kuldeep Pathak</cp:lastModifiedBy>
  <cp:revision>7</cp:revision>
  <dcterms:created xsi:type="dcterms:W3CDTF">2026-06-10T14:37:00Z</dcterms:created>
  <dcterms:modified xsi:type="dcterms:W3CDTF">2026-06-28T06:23:00Z</dcterms:modified>
</cp:coreProperties>
</file>